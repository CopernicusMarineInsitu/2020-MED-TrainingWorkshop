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024097020"/>
        <w:docPartObj>
          <w:docPartGallery w:val="Cover Pages"/>
          <w:docPartUnique/>
        </w:docPartObj>
      </w:sdtPr>
      <w:sdtEndPr>
        <w:rPr>
          <w:b/>
          <w:sz w:val="52"/>
        </w:rPr>
      </w:sdtEndPr>
      <w:sdtContent>
        <w:p w14:paraId="178A8F10" w14:textId="2A045436" w:rsidR="00B61A9D" w:rsidRPr="00C0189F" w:rsidRDefault="00187FC1">
          <w:r w:rsidRPr="001E36E2">
            <w:rPr>
              <w:lang w:eastAsia="fr-FR"/>
            </w:rPr>
            <w:drawing>
              <wp:anchor distT="0" distB="0" distL="114300" distR="114300" simplePos="0" relativeHeight="251659264" behindDoc="1" locked="0" layoutInCell="1" allowOverlap="1" wp14:anchorId="72821CE5" wp14:editId="60D333BE">
                <wp:simplePos x="0" y="0"/>
                <wp:positionH relativeFrom="column">
                  <wp:posOffset>-523875</wp:posOffset>
                </wp:positionH>
                <wp:positionV relativeFrom="paragraph">
                  <wp:posOffset>-561975</wp:posOffset>
                </wp:positionV>
                <wp:extent cx="6775450" cy="9968865"/>
                <wp:effectExtent l="0" t="0" r="6350" b="0"/>
                <wp:wrapNone/>
                <wp:docPr id="1" name="Image 1" descr="Data Sheet Product A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ata Sheet Product A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775450" cy="9968865"/>
                        </a:xfrm>
                        <a:prstGeom prst="rect">
                          <a:avLst/>
                        </a:prstGeom>
                        <a:noFill/>
                        <a:ln>
                          <a:noFill/>
                        </a:ln>
                      </pic:spPr>
                    </pic:pic>
                  </a:graphicData>
                </a:graphic>
              </wp:anchor>
            </w:drawing>
          </w:r>
        </w:p>
        <w:p w14:paraId="44E4C5F1" w14:textId="031F7443" w:rsidR="00B61A9D" w:rsidRPr="00C0189F" w:rsidRDefault="00187FC1">
          <w:pPr>
            <w:rPr>
              <w:rFonts w:eastAsiaTheme="majorEastAsia" w:cstheme="majorBidi"/>
              <w:b/>
              <w:color w:val="2F5496" w:themeColor="accent1" w:themeShade="BF"/>
              <w:sz w:val="52"/>
              <w:szCs w:val="32"/>
            </w:rPr>
          </w:pPr>
          <w:r w:rsidRPr="001E36E2">
            <w:rPr>
              <w:lang w:eastAsia="fr-FR"/>
            </w:rPr>
            <mc:AlternateContent>
              <mc:Choice Requires="wps">
                <w:drawing>
                  <wp:anchor distT="0" distB="0" distL="114300" distR="114300" simplePos="0" relativeHeight="251660288" behindDoc="0" locked="0" layoutInCell="1" allowOverlap="1" wp14:anchorId="5C17FE29" wp14:editId="4B0D1B55">
                    <wp:simplePos x="0" y="0"/>
                    <wp:positionH relativeFrom="column">
                      <wp:posOffset>-390525</wp:posOffset>
                    </wp:positionH>
                    <wp:positionV relativeFrom="paragraph">
                      <wp:posOffset>497840</wp:posOffset>
                    </wp:positionV>
                    <wp:extent cx="6635750" cy="6471920"/>
                    <wp:effectExtent l="0" t="0" r="0" b="5080"/>
                    <wp:wrapNone/>
                    <wp:docPr id="34" name="Zone de texte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635750" cy="6471920"/>
                            </a:xfrm>
                            <a:prstGeom prst="rect">
                              <a:avLst/>
                            </a:prstGeom>
                            <a:solidFill>
                              <a:srgbClr val="F2F2F2"/>
                            </a:solidFill>
                            <a:ln w="6350">
                              <a:noFill/>
                            </a:ln>
                            <a:effectLst/>
                          </wps:spPr>
                          <wps:txbx>
                            <w:txbxContent>
                              <w:tbl>
                                <w:tblPr>
                                  <w:tblW w:w="104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828"/>
                                  <w:gridCol w:w="4620"/>
                                </w:tblGrid>
                                <w:tr w:rsidR="00A4149A" w:rsidRPr="004356E6" w14:paraId="233A4952" w14:textId="77777777" w:rsidTr="00F44FEF">
                                  <w:trPr>
                                    <w:trHeight w:val="6379"/>
                                  </w:trPr>
                                  <w:tc>
                                    <w:tcPr>
                                      <w:tcW w:w="10448" w:type="dxa"/>
                                      <w:gridSpan w:val="2"/>
                                      <w:tcBorders>
                                        <w:top w:val="nil"/>
                                        <w:left w:val="nil"/>
                                        <w:bottom w:val="nil"/>
                                        <w:right w:val="nil"/>
                                      </w:tcBorders>
                                      <w:shd w:val="clear" w:color="auto" w:fill="F2F2F2"/>
                                      <w:vAlign w:val="center"/>
                                    </w:tcPr>
                                    <w:p w14:paraId="1C2C18C0" w14:textId="4A215886" w:rsidR="00A4149A" w:rsidRDefault="00A4149A" w:rsidP="00F44FEF">
                                      <w:pPr>
                                        <w:jc w:val="center"/>
                                        <w:rPr>
                                          <w:b/>
                                          <w:color w:val="FF9900"/>
                                          <w:sz w:val="40"/>
                                          <w:szCs w:val="40"/>
                                        </w:rPr>
                                      </w:pPr>
                                      <w:r>
                                        <w:rPr>
                                          <w:b/>
                                          <w:color w:val="FF9900"/>
                                          <w:sz w:val="40"/>
                                          <w:szCs w:val="40"/>
                                        </w:rPr>
                                        <w:t xml:space="preserve">SYNTHESIS </w:t>
                                      </w:r>
                                      <w:r w:rsidRPr="004356E6">
                                        <w:rPr>
                                          <w:b/>
                                          <w:color w:val="FF9900"/>
                                          <w:sz w:val="40"/>
                                          <w:szCs w:val="40"/>
                                        </w:rPr>
                                        <w:t xml:space="preserve">QUALITY </w:t>
                                      </w:r>
                                      <w:r>
                                        <w:rPr>
                                          <w:b/>
                                          <w:color w:val="FF9900"/>
                                          <w:sz w:val="40"/>
                                          <w:szCs w:val="40"/>
                                        </w:rPr>
                                        <w:t xml:space="preserve">OVERVIEW </w:t>
                                      </w:r>
                                      <w:r w:rsidRPr="004356E6">
                                        <w:rPr>
                                          <w:b/>
                                          <w:color w:val="FF9900"/>
                                          <w:sz w:val="40"/>
                                          <w:szCs w:val="40"/>
                                        </w:rPr>
                                        <w:t>DOCUMENT</w:t>
                                      </w:r>
                                    </w:p>
                                    <w:p w14:paraId="62BE43CE" w14:textId="04FB0C7D" w:rsidR="00A4149A" w:rsidRDefault="00A4149A" w:rsidP="00F44FEF">
                                      <w:pPr>
                                        <w:ind w:left="567"/>
                                        <w:jc w:val="center"/>
                                        <w:rPr>
                                          <w:b/>
                                          <w:color w:val="FF9900"/>
                                          <w:sz w:val="40"/>
                                          <w:szCs w:val="40"/>
                                        </w:rPr>
                                      </w:pPr>
                                      <w:r w:rsidRPr="004356E6">
                                        <w:rPr>
                                          <w:b/>
                                          <w:color w:val="FF9900"/>
                                          <w:sz w:val="40"/>
                                          <w:szCs w:val="40"/>
                                        </w:rPr>
                                        <w:t>(</w:t>
                                      </w:r>
                                      <w:r>
                                        <w:rPr>
                                          <w:b/>
                                          <w:color w:val="FF9900"/>
                                          <w:sz w:val="40"/>
                                          <w:szCs w:val="40"/>
                                        </w:rPr>
                                        <w:t>SQO</w:t>
                                      </w:r>
                                      <w:r w:rsidRPr="004356E6">
                                        <w:rPr>
                                          <w:b/>
                                          <w:color w:val="FF9900"/>
                                          <w:sz w:val="40"/>
                                          <w:szCs w:val="40"/>
                                        </w:rPr>
                                        <w:t>)</w:t>
                                      </w:r>
                                    </w:p>
                                    <w:p w14:paraId="0F3F5C35" w14:textId="77777777" w:rsidR="00A4149A" w:rsidRPr="004356E6" w:rsidRDefault="00A4149A" w:rsidP="00F44FEF">
                                      <w:pPr>
                                        <w:ind w:left="567"/>
                                      </w:pPr>
                                    </w:p>
                                    <w:p w14:paraId="678E91E0" w14:textId="15369813" w:rsidR="00A4149A" w:rsidRDefault="00A4149A" w:rsidP="00F44FEF">
                                      <w:pPr>
                                        <w:ind w:left="567"/>
                                        <w:rPr>
                                          <w:b/>
                                          <w:color w:val="002060"/>
                                          <w:sz w:val="38"/>
                                          <w:szCs w:val="38"/>
                                        </w:rPr>
                                      </w:pPr>
                                      <w:r w:rsidRPr="0000135A">
                                        <w:rPr>
                                          <w:b/>
                                          <w:color w:val="002060"/>
                                          <w:sz w:val="38"/>
                                          <w:szCs w:val="38"/>
                                        </w:rPr>
                                        <w:t xml:space="preserve">Associated to extended quality information document (QUID): </w:t>
                                      </w:r>
                                      <w:r w:rsidRPr="00727CC4">
                                        <w:rPr>
                                          <w:b/>
                                          <w:color w:val="002060"/>
                                          <w:sz w:val="38"/>
                                          <w:szCs w:val="38"/>
                                        </w:rPr>
                                        <w:t>CMEMS-INS-QUID-013-04</w:t>
                                      </w:r>
                                      <w:r>
                                        <w:rPr>
                                          <w:b/>
                                          <w:color w:val="002060"/>
                                          <w:sz w:val="38"/>
                                          <w:szCs w:val="38"/>
                                        </w:rPr>
                                        <w:t>8</w:t>
                                      </w:r>
                                    </w:p>
                                    <w:p w14:paraId="698A8F74" w14:textId="31BCB0B9" w:rsidR="00A4149A" w:rsidRPr="00F44FEF" w:rsidRDefault="00A4149A" w:rsidP="00F44FEF">
                                      <w:pPr>
                                        <w:ind w:left="567"/>
                                        <w:rPr>
                                          <w:b/>
                                          <w:color w:val="002060"/>
                                          <w:sz w:val="28"/>
                                          <w:szCs w:val="28"/>
                                        </w:rPr>
                                      </w:pPr>
                                      <w:r>
                                        <w:rPr>
                                          <w:b/>
                                          <w:color w:val="002060"/>
                                          <w:sz w:val="28"/>
                                          <w:szCs w:val="28"/>
                                        </w:rPr>
                                        <w:t xml:space="preserve">QUID Version: </w:t>
                                      </w:r>
                                      <w:r>
                                        <w:t>2.0</w:t>
                                      </w:r>
                                    </w:p>
                                    <w:p w14:paraId="5CD23E70" w14:textId="066E4B76" w:rsidR="00A4149A" w:rsidRPr="00283A38" w:rsidRDefault="00A4149A" w:rsidP="00F44FEF">
                                      <w:pPr>
                                        <w:ind w:left="567"/>
                                        <w:rPr>
                                          <w:rFonts w:asciiTheme="minorHAnsi" w:hAnsiTheme="minorHAnsi"/>
                                          <w:b/>
                                          <w:bCs/>
                                          <w:iCs/>
                                          <w:color w:val="003366"/>
                                          <w:sz w:val="32"/>
                                          <w:szCs w:val="32"/>
                                        </w:rPr>
                                      </w:pPr>
                                      <w:r w:rsidRPr="00283A38">
                                        <w:rPr>
                                          <w:b/>
                                          <w:color w:val="002060"/>
                                          <w:sz w:val="28"/>
                                          <w:szCs w:val="28"/>
                                        </w:rPr>
                                        <w:t xml:space="preserve">Associated to Product ID: </w:t>
                                      </w:r>
                                      <w:r w:rsidRPr="006F689B">
                                        <w:rPr>
                                          <w:rFonts w:asciiTheme="minorHAnsi" w:hAnsiTheme="minorHAnsi"/>
                                          <w:b/>
                                          <w:bCs/>
                                          <w:iCs/>
                                          <w:color w:val="003366"/>
                                          <w:sz w:val="32"/>
                                          <w:szCs w:val="32"/>
                                        </w:rPr>
                                        <w:t>INS_GLO_UV_</w:t>
                                      </w:r>
                                      <w:r>
                                        <w:rPr>
                                          <w:rFonts w:asciiTheme="minorHAnsi" w:hAnsiTheme="minorHAnsi"/>
                                          <w:b/>
                                          <w:bCs/>
                                          <w:iCs/>
                                          <w:color w:val="003366"/>
                                          <w:sz w:val="32"/>
                                          <w:szCs w:val="32"/>
                                        </w:rPr>
                                        <w:t>NRT</w:t>
                                      </w:r>
                                      <w:r w:rsidRPr="006F689B">
                                        <w:rPr>
                                          <w:rFonts w:asciiTheme="minorHAnsi" w:hAnsiTheme="minorHAnsi"/>
                                          <w:b/>
                                          <w:bCs/>
                                          <w:iCs/>
                                          <w:color w:val="003366"/>
                                          <w:sz w:val="32"/>
                                          <w:szCs w:val="32"/>
                                        </w:rPr>
                                        <w:t>_OBSERVATIONS_013_04</w:t>
                                      </w:r>
                                      <w:r>
                                        <w:rPr>
                                          <w:rFonts w:asciiTheme="minorHAnsi" w:hAnsiTheme="minorHAnsi"/>
                                          <w:b/>
                                          <w:bCs/>
                                          <w:iCs/>
                                          <w:color w:val="003366"/>
                                          <w:sz w:val="32"/>
                                          <w:szCs w:val="32"/>
                                        </w:rPr>
                                        <w:t>8</w:t>
                                      </w:r>
                                    </w:p>
                                    <w:p w14:paraId="637F3C54" w14:textId="77777777" w:rsidR="00A4149A" w:rsidRPr="004356E6" w:rsidRDefault="00A4149A" w:rsidP="00F44FEF">
                                      <w:pPr>
                                        <w:jc w:val="center"/>
                                        <w:rPr>
                                          <w:color w:val="595959"/>
                                          <w:sz w:val="20"/>
                                          <w:szCs w:val="20"/>
                                          <w:lang w:val="en-US"/>
                                        </w:rPr>
                                      </w:pPr>
                                    </w:p>
                                  </w:tc>
                                </w:tr>
                                <w:tr w:rsidR="00A4149A" w:rsidRPr="004356E6" w14:paraId="430AB475" w14:textId="77777777" w:rsidTr="00A755EF">
                                  <w:trPr>
                                    <w:trHeight w:val="553"/>
                                  </w:trPr>
                                  <w:tc>
                                    <w:tcPr>
                                      <w:tcW w:w="10448" w:type="dxa"/>
                                      <w:gridSpan w:val="2"/>
                                      <w:tcBorders>
                                        <w:top w:val="nil"/>
                                        <w:left w:val="nil"/>
                                        <w:bottom w:val="nil"/>
                                        <w:right w:val="nil"/>
                                      </w:tcBorders>
                                      <w:shd w:val="clear" w:color="auto" w:fill="FFFFFF"/>
                                      <w:vAlign w:val="center"/>
                                    </w:tcPr>
                                    <w:p w14:paraId="5197AE68" w14:textId="205E1141" w:rsidR="00A4149A" w:rsidRPr="004356E6" w:rsidRDefault="00A4149A" w:rsidP="006F5651">
                                      <w:pPr>
                                        <w:ind w:left="1985"/>
                                        <w:rPr>
                                          <w:b/>
                                          <w:bCs/>
                                        </w:rPr>
                                      </w:pPr>
                                      <w:r w:rsidRPr="004356E6">
                                        <w:rPr>
                                          <w:b/>
                                          <w:bCs/>
                                        </w:rPr>
                                        <w:t xml:space="preserve">Issue: </w:t>
                                      </w:r>
                                      <w:r>
                                        <w:t>2.0</w:t>
                                      </w:r>
                                    </w:p>
                                  </w:tc>
                                </w:tr>
                                <w:tr w:rsidR="00A4149A" w:rsidRPr="004356E6" w14:paraId="4C8DE011" w14:textId="77777777" w:rsidTr="004C0F98">
                                  <w:trPr>
                                    <w:trHeight w:val="841"/>
                                  </w:trPr>
                                  <w:tc>
                                    <w:tcPr>
                                      <w:tcW w:w="10448" w:type="dxa"/>
                                      <w:gridSpan w:val="2"/>
                                      <w:tcBorders>
                                        <w:top w:val="nil"/>
                                        <w:left w:val="nil"/>
                                        <w:bottom w:val="nil"/>
                                        <w:right w:val="nil"/>
                                      </w:tcBorders>
                                      <w:shd w:val="clear" w:color="auto" w:fill="auto"/>
                                      <w:vAlign w:val="center"/>
                                    </w:tcPr>
                                    <w:p w14:paraId="0CB9BCD5" w14:textId="35BB34E4" w:rsidR="00A4149A" w:rsidRPr="004356E6" w:rsidRDefault="00A4149A" w:rsidP="004C0F98">
                                      <w:pPr>
                                        <w:rPr>
                                          <w:bCs/>
                                          <w:lang w:val="en-US"/>
                                        </w:rPr>
                                      </w:pPr>
                                      <w:r w:rsidRPr="004356E6">
                                        <w:rPr>
                                          <w:b/>
                                          <w:bCs/>
                                        </w:rPr>
                                        <w:t>Contributors</w:t>
                                      </w:r>
                                      <w:r>
                                        <w:rPr>
                                          <w:b/>
                                          <w:bCs/>
                                        </w:rPr>
                                        <w:t xml:space="preserve"> to SQO</w:t>
                                      </w:r>
                                      <w:r w:rsidRPr="004356E6">
                                        <w:rPr>
                                          <w:b/>
                                          <w:bCs/>
                                        </w:rPr>
                                        <w:t>:</w:t>
                                      </w:r>
                                      <w:r w:rsidRPr="004356E6">
                                        <w:rPr>
                                          <w:bCs/>
                                        </w:rPr>
                                        <w:t xml:space="preserve"> </w:t>
                                      </w:r>
                                      <w:r w:rsidRPr="00E97B05">
                                        <w:rPr>
                                          <w:bCs/>
                                        </w:rPr>
                                        <w:t xml:space="preserve">A Rubio, M. Chifflet, L. Corgnati, C. Mantovani, </w:t>
                                      </w:r>
                                      <w:ins w:id="0" w:author="Microsoft Office User" w:date="2020-06-15T18:50:00Z">
                                        <w:r w:rsidR="005D4ED2">
                                          <w:rPr>
                                            <w:bCs/>
                                          </w:rPr>
                                          <w:t xml:space="preserve">P. Rotllán-García, </w:t>
                                        </w:r>
                                      </w:ins>
                                      <w:r w:rsidRPr="00E97B05">
                                        <w:rPr>
                                          <w:bCs/>
                                        </w:rPr>
                                        <w:t>E. Reyes, J. Mader, H. Etienne, T. Carval</w:t>
                                      </w:r>
                                      <w:r>
                                        <w:rPr>
                                          <w:bCs/>
                                        </w:rPr>
                                        <w:t>, N. Verbrugge</w:t>
                                      </w:r>
                                    </w:p>
                                  </w:tc>
                                </w:tr>
                                <w:tr w:rsidR="00A4149A" w:rsidRPr="004356E6" w14:paraId="306F1192" w14:textId="77777777" w:rsidTr="004C0F98">
                                  <w:trPr>
                                    <w:trHeight w:val="555"/>
                                  </w:trPr>
                                  <w:tc>
                                    <w:tcPr>
                                      <w:tcW w:w="10448" w:type="dxa"/>
                                      <w:gridSpan w:val="2"/>
                                      <w:tcBorders>
                                        <w:top w:val="nil"/>
                                        <w:left w:val="nil"/>
                                        <w:bottom w:val="nil"/>
                                        <w:right w:val="nil"/>
                                      </w:tcBorders>
                                      <w:shd w:val="clear" w:color="auto" w:fill="auto"/>
                                      <w:vAlign w:val="center"/>
                                    </w:tcPr>
                                    <w:p w14:paraId="79D9B7DA" w14:textId="03952977" w:rsidR="00A4149A" w:rsidRPr="004356E6" w:rsidRDefault="00A4149A" w:rsidP="00F44FEF">
                                      <w:pPr>
                                        <w:rPr>
                                          <w:color w:val="595959"/>
                                          <w:sz w:val="20"/>
                                          <w:szCs w:val="20"/>
                                          <w:lang w:val="en-US"/>
                                        </w:rPr>
                                      </w:pPr>
                                      <w:r>
                                        <w:rPr>
                                          <w:b/>
                                          <w:bCs/>
                                        </w:rPr>
                                        <w:t>SQO a</w:t>
                                      </w:r>
                                      <w:r w:rsidRPr="004356E6">
                                        <w:rPr>
                                          <w:b/>
                                          <w:bCs/>
                                        </w:rPr>
                                        <w:t xml:space="preserve">pproval date by the CMEMS </w:t>
                                      </w:r>
                                      <w:r>
                                        <w:rPr>
                                          <w:b/>
                                          <w:bCs/>
                                        </w:rPr>
                                        <w:t>PQ coordination team</w:t>
                                      </w:r>
                                      <w:r w:rsidRPr="004356E6">
                                        <w:rPr>
                                          <w:b/>
                                          <w:bCs/>
                                        </w:rPr>
                                        <w:t>: dd/mm/yyyy</w:t>
                                      </w:r>
                                    </w:p>
                                  </w:tc>
                                </w:tr>
                                <w:tr w:rsidR="00A4149A" w:rsidRPr="004356E6" w14:paraId="5018E33A" w14:textId="77777777" w:rsidTr="004C0F98">
                                  <w:trPr>
                                    <w:trHeight w:val="876"/>
                                  </w:trPr>
                                  <w:tc>
                                    <w:tcPr>
                                      <w:tcW w:w="10448" w:type="dxa"/>
                                      <w:gridSpan w:val="2"/>
                                      <w:tcBorders>
                                        <w:top w:val="nil"/>
                                        <w:left w:val="nil"/>
                                        <w:bottom w:val="nil"/>
                                        <w:right w:val="nil"/>
                                      </w:tcBorders>
                                      <w:shd w:val="clear" w:color="auto" w:fill="auto"/>
                                      <w:vAlign w:val="center"/>
                                    </w:tcPr>
                                    <w:p w14:paraId="3001CCC1" w14:textId="77777777" w:rsidR="00A4149A" w:rsidRPr="00F44FEF" w:rsidRDefault="00A4149A" w:rsidP="004C0F98">
                                      <w:pPr>
                                        <w:rPr>
                                          <w:b/>
                                          <w:sz w:val="20"/>
                                          <w:szCs w:val="20"/>
                                        </w:rPr>
                                      </w:pPr>
                                    </w:p>
                                  </w:tc>
                                </w:tr>
                                <w:tr w:rsidR="00A4149A" w:rsidRPr="004356E6" w14:paraId="3B5D98D0" w14:textId="77777777" w:rsidTr="004C0F98">
                                  <w:trPr>
                                    <w:trHeight w:val="2365"/>
                                  </w:trPr>
                                  <w:tc>
                                    <w:tcPr>
                                      <w:tcW w:w="10448" w:type="dxa"/>
                                      <w:gridSpan w:val="2"/>
                                      <w:tcBorders>
                                        <w:top w:val="nil"/>
                                        <w:left w:val="nil"/>
                                        <w:bottom w:val="nil"/>
                                        <w:right w:val="nil"/>
                                      </w:tcBorders>
                                      <w:shd w:val="clear" w:color="auto" w:fill="auto"/>
                                    </w:tcPr>
                                    <w:p w14:paraId="65D1FD1D" w14:textId="77777777" w:rsidR="00A4149A" w:rsidRPr="004356E6" w:rsidRDefault="00A4149A" w:rsidP="004C0F98">
                                      <w:pPr>
                                        <w:rPr>
                                          <w:color w:val="595959"/>
                                          <w:sz w:val="20"/>
                                          <w:szCs w:val="20"/>
                                          <w:lang w:val="en-US"/>
                                        </w:rPr>
                                      </w:pPr>
                                      <w:r w:rsidRPr="004356E6">
                                        <w:rPr>
                                          <w:b/>
                                          <w:color w:val="1F497D"/>
                                          <w:sz w:val="20"/>
                                          <w:szCs w:val="20"/>
                                          <w:lang w:val="en-US"/>
                                        </w:rPr>
                                        <w:br/>
                                      </w:r>
                                    </w:p>
                                    <w:p w14:paraId="43E82198" w14:textId="77777777" w:rsidR="00A4149A" w:rsidRPr="004356E6" w:rsidRDefault="00A4149A" w:rsidP="004C0F98">
                                      <w:pPr>
                                        <w:rPr>
                                          <w:color w:val="595959"/>
                                          <w:sz w:val="20"/>
                                          <w:szCs w:val="20"/>
                                          <w:lang w:val="en-US"/>
                                        </w:rPr>
                                      </w:pPr>
                                    </w:p>
                                  </w:tc>
                                </w:tr>
                                <w:tr w:rsidR="00A4149A" w:rsidRPr="004356E6" w14:paraId="35FC1BB3" w14:textId="77777777">
                                  <w:trPr>
                                    <w:trHeight w:val="2365"/>
                                  </w:trPr>
                                  <w:tc>
                                    <w:tcPr>
                                      <w:tcW w:w="5828" w:type="dxa"/>
                                      <w:tcBorders>
                                        <w:top w:val="nil"/>
                                      </w:tcBorders>
                                    </w:tcPr>
                                    <w:p w14:paraId="10BC402D" w14:textId="77777777" w:rsidR="00A4149A" w:rsidRPr="004356E6" w:rsidRDefault="00A4149A">
                                      <w:pPr>
                                        <w:rPr>
                                          <w:b/>
                                          <w:lang w:val="en-US"/>
                                        </w:rPr>
                                      </w:pPr>
                                    </w:p>
                                  </w:tc>
                                  <w:tc>
                                    <w:tcPr>
                                      <w:tcW w:w="4620" w:type="dxa"/>
                                      <w:tcBorders>
                                        <w:top w:val="nil"/>
                                      </w:tcBorders>
                                    </w:tcPr>
                                    <w:p w14:paraId="20F6C54F" w14:textId="77777777" w:rsidR="00A4149A" w:rsidRPr="004356E6" w:rsidRDefault="00A4149A">
                                      <w:pPr>
                                        <w:rPr>
                                          <w:lang w:val="en-US"/>
                                        </w:rPr>
                                      </w:pPr>
                                    </w:p>
                                  </w:tc>
                                </w:tr>
                              </w:tbl>
                              <w:p w14:paraId="23BF7E1E" w14:textId="77777777" w:rsidR="00A4149A" w:rsidRPr="004356E6" w:rsidRDefault="00A4149A" w:rsidP="00187FC1">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C17FE29" id="_x0000_t202" coordsize="21600,21600" o:spt="202" path="m,l,21600r21600,l21600,xe">
                    <v:stroke joinstyle="miter"/>
                    <v:path gradientshapeok="t" o:connecttype="rect"/>
                  </v:shapetype>
                  <v:shape id="Zone de texte 16" o:spid="_x0000_s1026" type="#_x0000_t202" style="position:absolute;margin-left:-30.75pt;margin-top:39.2pt;width:522.5pt;height:509.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" fillcolor="#f2f2f2" stroked="f" strokeweight=".5pt">
                    <v:textbox>
                      <w:txbxContent>
                        <w:tbl>
                          <w:tblPr>
                            <w:tblW w:w="104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828"/>
                            <w:gridCol w:w="4620"/>
                          </w:tblGrid>
                          <w:tr w:rsidR="00A4149A" w:rsidRPr="004356E6" w14:paraId="233A4952" w14:textId="77777777" w:rsidTr="00F44FEF">
                            <w:trPr>
                              <w:trHeight w:val="6379"/>
                            </w:trPr>
                            <w:tc>
                              <w:tcPr>
                                <w:tcW w:w="10448" w:type="dxa"/>
                                <w:gridSpan w:val="2"/>
                                <w:tcBorders>
                                  <w:top w:val="nil"/>
                                  <w:left w:val="nil"/>
                                  <w:bottom w:val="nil"/>
                                  <w:right w:val="nil"/>
                                </w:tcBorders>
                                <w:shd w:val="clear" w:color="auto" w:fill="F2F2F2"/>
                                <w:vAlign w:val="center"/>
                              </w:tcPr>
                              <w:p w14:paraId="1C2C18C0" w14:textId="4A215886" w:rsidR="00A4149A" w:rsidRDefault="00A4149A" w:rsidP="00F44FEF">
                                <w:pPr>
                                  <w:jc w:val="center"/>
                                  <w:rPr>
                                    <w:b/>
                                    <w:color w:val="FF9900"/>
                                    <w:sz w:val="40"/>
                                    <w:szCs w:val="40"/>
                                  </w:rPr>
                                </w:pPr>
                                <w:r>
                                  <w:rPr>
                                    <w:b/>
                                    <w:color w:val="FF9900"/>
                                    <w:sz w:val="40"/>
                                    <w:szCs w:val="40"/>
                                  </w:rPr>
                                  <w:t xml:space="preserve">SYNTHESIS </w:t>
                                </w:r>
                                <w:r w:rsidRPr="004356E6">
                                  <w:rPr>
                                    <w:b/>
                                    <w:color w:val="FF9900"/>
                                    <w:sz w:val="40"/>
                                    <w:szCs w:val="40"/>
                                  </w:rPr>
                                  <w:t xml:space="preserve">QUALITY </w:t>
                                </w:r>
                                <w:r>
                                  <w:rPr>
                                    <w:b/>
                                    <w:color w:val="FF9900"/>
                                    <w:sz w:val="40"/>
                                    <w:szCs w:val="40"/>
                                  </w:rPr>
                                  <w:t xml:space="preserve">OVERVIEW </w:t>
                                </w:r>
                                <w:r w:rsidRPr="004356E6">
                                  <w:rPr>
                                    <w:b/>
                                    <w:color w:val="FF9900"/>
                                    <w:sz w:val="40"/>
                                    <w:szCs w:val="40"/>
                                  </w:rPr>
                                  <w:t>DOCUMENT</w:t>
                                </w:r>
                              </w:p>
                              <w:p w14:paraId="62BE43CE" w14:textId="04FB0C7D" w:rsidR="00A4149A" w:rsidRDefault="00A4149A" w:rsidP="00F44FEF">
                                <w:pPr>
                                  <w:ind w:left="567"/>
                                  <w:jc w:val="center"/>
                                  <w:rPr>
                                    <w:b/>
                                    <w:color w:val="FF9900"/>
                                    <w:sz w:val="40"/>
                                    <w:szCs w:val="40"/>
                                  </w:rPr>
                                </w:pPr>
                                <w:r w:rsidRPr="004356E6">
                                  <w:rPr>
                                    <w:b/>
                                    <w:color w:val="FF9900"/>
                                    <w:sz w:val="40"/>
                                    <w:szCs w:val="40"/>
                                  </w:rPr>
                                  <w:t>(</w:t>
                                </w:r>
                                <w:r>
                                  <w:rPr>
                                    <w:b/>
                                    <w:color w:val="FF9900"/>
                                    <w:sz w:val="40"/>
                                    <w:szCs w:val="40"/>
                                  </w:rPr>
                                  <w:t>SQO</w:t>
                                </w:r>
                                <w:r w:rsidRPr="004356E6">
                                  <w:rPr>
                                    <w:b/>
                                    <w:color w:val="FF9900"/>
                                    <w:sz w:val="40"/>
                                    <w:szCs w:val="40"/>
                                  </w:rPr>
                                  <w:t>)</w:t>
                                </w:r>
                              </w:p>
                              <w:p w14:paraId="0F3F5C35" w14:textId="77777777" w:rsidR="00A4149A" w:rsidRPr="004356E6" w:rsidRDefault="00A4149A" w:rsidP="00F44FEF">
                                <w:pPr>
                                  <w:ind w:left="567"/>
                                </w:pPr>
                              </w:p>
                              <w:p w14:paraId="678E91E0" w14:textId="15369813" w:rsidR="00A4149A" w:rsidRDefault="00A4149A" w:rsidP="00F44FEF">
                                <w:pPr>
                                  <w:ind w:left="567"/>
                                  <w:rPr>
                                    <w:b/>
                                    <w:color w:val="002060"/>
                                    <w:sz w:val="38"/>
                                    <w:szCs w:val="38"/>
                                  </w:rPr>
                                </w:pPr>
                                <w:r w:rsidRPr="0000135A">
                                  <w:rPr>
                                    <w:b/>
                                    <w:color w:val="002060"/>
                                    <w:sz w:val="38"/>
                                    <w:szCs w:val="38"/>
                                  </w:rPr>
                                  <w:t xml:space="preserve">Associated to extended quality information document (QUID): </w:t>
                                </w:r>
                                <w:r w:rsidRPr="00727CC4">
                                  <w:rPr>
                                    <w:b/>
                                    <w:color w:val="002060"/>
                                    <w:sz w:val="38"/>
                                    <w:szCs w:val="38"/>
                                  </w:rPr>
                                  <w:t>CMEMS-INS-QUID-013-04</w:t>
                                </w:r>
                                <w:r>
                                  <w:rPr>
                                    <w:b/>
                                    <w:color w:val="002060"/>
                                    <w:sz w:val="38"/>
                                    <w:szCs w:val="38"/>
                                  </w:rPr>
                                  <w:t>8</w:t>
                                </w:r>
                              </w:p>
                              <w:p w14:paraId="698A8F74" w14:textId="31BCB0B9" w:rsidR="00A4149A" w:rsidRPr="00F44FEF" w:rsidRDefault="00A4149A" w:rsidP="00F44FEF">
                                <w:pPr>
                                  <w:ind w:left="567"/>
                                  <w:rPr>
                                    <w:b/>
                                    <w:color w:val="002060"/>
                                    <w:sz w:val="28"/>
                                    <w:szCs w:val="28"/>
                                  </w:rPr>
                                </w:pPr>
                                <w:r>
                                  <w:rPr>
                                    <w:b/>
                                    <w:color w:val="002060"/>
                                    <w:sz w:val="28"/>
                                    <w:szCs w:val="28"/>
                                  </w:rPr>
                                  <w:t xml:space="preserve">QUID Version: </w:t>
                                </w:r>
                                <w:r>
                                  <w:t>2.0</w:t>
                                </w:r>
                              </w:p>
                              <w:p w14:paraId="5CD23E70" w14:textId="066E4B76" w:rsidR="00A4149A" w:rsidRPr="00283A38" w:rsidRDefault="00A4149A" w:rsidP="00F44FEF">
                                <w:pPr>
                                  <w:ind w:left="567"/>
                                  <w:rPr>
                                    <w:rFonts w:asciiTheme="minorHAnsi" w:hAnsiTheme="minorHAnsi"/>
                                    <w:b/>
                                    <w:bCs/>
                                    <w:iCs/>
                                    <w:color w:val="003366"/>
                                    <w:sz w:val="32"/>
                                    <w:szCs w:val="32"/>
                                  </w:rPr>
                                </w:pPr>
                                <w:r w:rsidRPr="00283A38">
                                  <w:rPr>
                                    <w:b/>
                                    <w:color w:val="002060"/>
                                    <w:sz w:val="28"/>
                                    <w:szCs w:val="28"/>
                                  </w:rPr>
                                  <w:t xml:space="preserve">Associated to Product ID: </w:t>
                                </w:r>
                                <w:r w:rsidRPr="006F689B">
                                  <w:rPr>
                                    <w:rFonts w:asciiTheme="minorHAnsi" w:hAnsiTheme="minorHAnsi"/>
                                    <w:b/>
                                    <w:bCs/>
                                    <w:iCs/>
                                    <w:color w:val="003366"/>
                                    <w:sz w:val="32"/>
                                    <w:szCs w:val="32"/>
                                  </w:rPr>
                                  <w:t>INS_GLO_UV_</w:t>
                                </w:r>
                                <w:r>
                                  <w:rPr>
                                    <w:rFonts w:asciiTheme="minorHAnsi" w:hAnsiTheme="minorHAnsi"/>
                                    <w:b/>
                                    <w:bCs/>
                                    <w:iCs/>
                                    <w:color w:val="003366"/>
                                    <w:sz w:val="32"/>
                                    <w:szCs w:val="32"/>
                                  </w:rPr>
                                  <w:t>NRT</w:t>
                                </w:r>
                                <w:r w:rsidRPr="006F689B">
                                  <w:rPr>
                                    <w:rFonts w:asciiTheme="minorHAnsi" w:hAnsiTheme="minorHAnsi"/>
                                    <w:b/>
                                    <w:bCs/>
                                    <w:iCs/>
                                    <w:color w:val="003366"/>
                                    <w:sz w:val="32"/>
                                    <w:szCs w:val="32"/>
                                  </w:rPr>
                                  <w:t>_OBSERVATIONS_013_04</w:t>
                                </w:r>
                                <w:r>
                                  <w:rPr>
                                    <w:rFonts w:asciiTheme="minorHAnsi" w:hAnsiTheme="minorHAnsi"/>
                                    <w:b/>
                                    <w:bCs/>
                                    <w:iCs/>
                                    <w:color w:val="003366"/>
                                    <w:sz w:val="32"/>
                                    <w:szCs w:val="32"/>
                                  </w:rPr>
                                  <w:t>8</w:t>
                                </w:r>
                              </w:p>
                              <w:p w14:paraId="637F3C54" w14:textId="77777777" w:rsidR="00A4149A" w:rsidRPr="004356E6" w:rsidRDefault="00A4149A" w:rsidP="00F44FEF">
                                <w:pPr>
                                  <w:jc w:val="center"/>
                                  <w:rPr>
                                    <w:color w:val="595959"/>
                                    <w:sz w:val="20"/>
                                    <w:szCs w:val="20"/>
                                    <w:lang w:val="en-US"/>
                                  </w:rPr>
                                </w:pPr>
                              </w:p>
                            </w:tc>
                          </w:tr>
                          <w:tr w:rsidR="00A4149A" w:rsidRPr="004356E6" w14:paraId="430AB475" w14:textId="77777777" w:rsidTr="00A755EF">
                            <w:trPr>
                              <w:trHeight w:val="553"/>
                            </w:trPr>
                            <w:tc>
                              <w:tcPr>
                                <w:tcW w:w="10448" w:type="dxa"/>
                                <w:gridSpan w:val="2"/>
                                <w:tcBorders>
                                  <w:top w:val="nil"/>
                                  <w:left w:val="nil"/>
                                  <w:bottom w:val="nil"/>
                                  <w:right w:val="nil"/>
                                </w:tcBorders>
                                <w:shd w:val="clear" w:color="auto" w:fill="FFFFFF"/>
                                <w:vAlign w:val="center"/>
                              </w:tcPr>
                              <w:p w14:paraId="5197AE68" w14:textId="205E1141" w:rsidR="00A4149A" w:rsidRPr="004356E6" w:rsidRDefault="00A4149A" w:rsidP="006F5651">
                                <w:pPr>
                                  <w:ind w:left="1985"/>
                                  <w:rPr>
                                    <w:b/>
                                    <w:bCs/>
                                  </w:rPr>
                                </w:pPr>
                                <w:r w:rsidRPr="004356E6">
                                  <w:rPr>
                                    <w:b/>
                                    <w:bCs/>
                                  </w:rPr>
                                  <w:t xml:space="preserve">Issue: </w:t>
                                </w:r>
                                <w:r>
                                  <w:t>2.0</w:t>
                                </w:r>
                              </w:p>
                            </w:tc>
                          </w:tr>
                          <w:tr w:rsidR="00A4149A" w:rsidRPr="004356E6" w14:paraId="4C8DE011" w14:textId="77777777" w:rsidTr="004C0F98">
                            <w:trPr>
                              <w:trHeight w:val="841"/>
                            </w:trPr>
                            <w:tc>
                              <w:tcPr>
                                <w:tcW w:w="10448" w:type="dxa"/>
                                <w:gridSpan w:val="2"/>
                                <w:tcBorders>
                                  <w:top w:val="nil"/>
                                  <w:left w:val="nil"/>
                                  <w:bottom w:val="nil"/>
                                  <w:right w:val="nil"/>
                                </w:tcBorders>
                                <w:shd w:val="clear" w:color="auto" w:fill="auto"/>
                                <w:vAlign w:val="center"/>
                              </w:tcPr>
                              <w:p w14:paraId="0CB9BCD5" w14:textId="35BB34E4" w:rsidR="00A4149A" w:rsidRPr="004356E6" w:rsidRDefault="00A4149A" w:rsidP="004C0F98">
                                <w:pPr>
                                  <w:rPr>
                                    <w:bCs/>
                                    <w:lang w:val="en-US"/>
                                  </w:rPr>
                                </w:pPr>
                                <w:r w:rsidRPr="004356E6">
                                  <w:rPr>
                                    <w:b/>
                                    <w:bCs/>
                                  </w:rPr>
                                  <w:t>Contributors</w:t>
                                </w:r>
                                <w:r>
                                  <w:rPr>
                                    <w:b/>
                                    <w:bCs/>
                                  </w:rPr>
                                  <w:t xml:space="preserve"> to SQO</w:t>
                                </w:r>
                                <w:r w:rsidRPr="004356E6">
                                  <w:rPr>
                                    <w:b/>
                                    <w:bCs/>
                                  </w:rPr>
                                  <w:t>:</w:t>
                                </w:r>
                                <w:r w:rsidRPr="004356E6">
                                  <w:rPr>
                                    <w:bCs/>
                                  </w:rPr>
                                  <w:t xml:space="preserve"> </w:t>
                                </w:r>
                                <w:r w:rsidRPr="00E97B05">
                                  <w:rPr>
                                    <w:bCs/>
                                  </w:rPr>
                                  <w:t xml:space="preserve">A Rubio, M. Chifflet, L. Corgnati, C. Mantovani, </w:t>
                                </w:r>
                                <w:ins w:id="1" w:author="Microsoft Office User" w:date="2020-06-15T18:50:00Z">
                                  <w:r w:rsidR="005D4ED2">
                                    <w:rPr>
                                      <w:bCs/>
                                    </w:rPr>
                                    <w:t xml:space="preserve">P. Rotllán-García, </w:t>
                                  </w:r>
                                </w:ins>
                                <w:r w:rsidRPr="00E97B05">
                                  <w:rPr>
                                    <w:bCs/>
                                  </w:rPr>
                                  <w:t>E. Reyes, J. Mader, H. Etienne, T. Carval</w:t>
                                </w:r>
                                <w:r>
                                  <w:rPr>
                                    <w:bCs/>
                                  </w:rPr>
                                  <w:t>, N. Verbrugge</w:t>
                                </w:r>
                              </w:p>
                            </w:tc>
                          </w:tr>
                          <w:tr w:rsidR="00A4149A" w:rsidRPr="004356E6" w14:paraId="306F1192" w14:textId="77777777" w:rsidTr="004C0F98">
                            <w:trPr>
                              <w:trHeight w:val="555"/>
                            </w:trPr>
                            <w:tc>
                              <w:tcPr>
                                <w:tcW w:w="10448" w:type="dxa"/>
                                <w:gridSpan w:val="2"/>
                                <w:tcBorders>
                                  <w:top w:val="nil"/>
                                  <w:left w:val="nil"/>
                                  <w:bottom w:val="nil"/>
                                  <w:right w:val="nil"/>
                                </w:tcBorders>
                                <w:shd w:val="clear" w:color="auto" w:fill="auto"/>
                                <w:vAlign w:val="center"/>
                              </w:tcPr>
                              <w:p w14:paraId="79D9B7DA" w14:textId="03952977" w:rsidR="00A4149A" w:rsidRPr="004356E6" w:rsidRDefault="00A4149A" w:rsidP="00F44FEF">
                                <w:pPr>
                                  <w:rPr>
                                    <w:color w:val="595959"/>
                                    <w:sz w:val="20"/>
                                    <w:szCs w:val="20"/>
                                    <w:lang w:val="en-US"/>
                                  </w:rPr>
                                </w:pPr>
                                <w:r>
                                  <w:rPr>
                                    <w:b/>
                                    <w:bCs/>
                                  </w:rPr>
                                  <w:t>SQO a</w:t>
                                </w:r>
                                <w:r w:rsidRPr="004356E6">
                                  <w:rPr>
                                    <w:b/>
                                    <w:bCs/>
                                  </w:rPr>
                                  <w:t xml:space="preserve">pproval date by the CMEMS </w:t>
                                </w:r>
                                <w:r>
                                  <w:rPr>
                                    <w:b/>
                                    <w:bCs/>
                                  </w:rPr>
                                  <w:t>PQ coordination team</w:t>
                                </w:r>
                                <w:r w:rsidRPr="004356E6">
                                  <w:rPr>
                                    <w:b/>
                                    <w:bCs/>
                                  </w:rPr>
                                  <w:t>: dd/mm/yyyy</w:t>
                                </w:r>
                              </w:p>
                            </w:tc>
                          </w:tr>
                          <w:tr w:rsidR="00A4149A" w:rsidRPr="004356E6" w14:paraId="5018E33A" w14:textId="77777777" w:rsidTr="004C0F98">
                            <w:trPr>
                              <w:trHeight w:val="876"/>
                            </w:trPr>
                            <w:tc>
                              <w:tcPr>
                                <w:tcW w:w="10448" w:type="dxa"/>
                                <w:gridSpan w:val="2"/>
                                <w:tcBorders>
                                  <w:top w:val="nil"/>
                                  <w:left w:val="nil"/>
                                  <w:bottom w:val="nil"/>
                                  <w:right w:val="nil"/>
                                </w:tcBorders>
                                <w:shd w:val="clear" w:color="auto" w:fill="auto"/>
                                <w:vAlign w:val="center"/>
                              </w:tcPr>
                              <w:p w14:paraId="3001CCC1" w14:textId="77777777" w:rsidR="00A4149A" w:rsidRPr="00F44FEF" w:rsidRDefault="00A4149A" w:rsidP="004C0F98">
                                <w:pPr>
                                  <w:rPr>
                                    <w:b/>
                                    <w:sz w:val="20"/>
                                    <w:szCs w:val="20"/>
                                  </w:rPr>
                                </w:pPr>
                              </w:p>
                            </w:tc>
                          </w:tr>
                          <w:tr w:rsidR="00A4149A" w:rsidRPr="004356E6" w14:paraId="3B5D98D0" w14:textId="77777777" w:rsidTr="004C0F98">
                            <w:trPr>
                              <w:trHeight w:val="2365"/>
                            </w:trPr>
                            <w:tc>
                              <w:tcPr>
                                <w:tcW w:w="10448" w:type="dxa"/>
                                <w:gridSpan w:val="2"/>
                                <w:tcBorders>
                                  <w:top w:val="nil"/>
                                  <w:left w:val="nil"/>
                                  <w:bottom w:val="nil"/>
                                  <w:right w:val="nil"/>
                                </w:tcBorders>
                                <w:shd w:val="clear" w:color="auto" w:fill="auto"/>
                              </w:tcPr>
                              <w:p w14:paraId="65D1FD1D" w14:textId="77777777" w:rsidR="00A4149A" w:rsidRPr="004356E6" w:rsidRDefault="00A4149A" w:rsidP="004C0F98">
                                <w:pPr>
                                  <w:rPr>
                                    <w:color w:val="595959"/>
                                    <w:sz w:val="20"/>
                                    <w:szCs w:val="20"/>
                                    <w:lang w:val="en-US"/>
                                  </w:rPr>
                                </w:pPr>
                                <w:r w:rsidRPr="004356E6">
                                  <w:rPr>
                                    <w:b/>
                                    <w:color w:val="1F497D"/>
                                    <w:sz w:val="20"/>
                                    <w:szCs w:val="20"/>
                                    <w:lang w:val="en-US"/>
                                  </w:rPr>
                                  <w:br/>
                                </w:r>
                              </w:p>
                              <w:p w14:paraId="43E82198" w14:textId="77777777" w:rsidR="00A4149A" w:rsidRPr="004356E6" w:rsidRDefault="00A4149A" w:rsidP="004C0F98">
                                <w:pPr>
                                  <w:rPr>
                                    <w:color w:val="595959"/>
                                    <w:sz w:val="20"/>
                                    <w:szCs w:val="20"/>
                                    <w:lang w:val="en-US"/>
                                  </w:rPr>
                                </w:pPr>
                              </w:p>
                            </w:tc>
                          </w:tr>
                          <w:tr w:rsidR="00A4149A" w:rsidRPr="004356E6" w14:paraId="35FC1BB3" w14:textId="77777777">
                            <w:trPr>
                              <w:trHeight w:val="2365"/>
                            </w:trPr>
                            <w:tc>
                              <w:tcPr>
                                <w:tcW w:w="5828" w:type="dxa"/>
                                <w:tcBorders>
                                  <w:top w:val="nil"/>
                                </w:tcBorders>
                              </w:tcPr>
                              <w:p w14:paraId="10BC402D" w14:textId="77777777" w:rsidR="00A4149A" w:rsidRPr="004356E6" w:rsidRDefault="00A4149A">
                                <w:pPr>
                                  <w:rPr>
                                    <w:b/>
                                    <w:lang w:val="en-US"/>
                                  </w:rPr>
                                </w:pPr>
                              </w:p>
                            </w:tc>
                            <w:tc>
                              <w:tcPr>
                                <w:tcW w:w="4620" w:type="dxa"/>
                                <w:tcBorders>
                                  <w:top w:val="nil"/>
                                </w:tcBorders>
                              </w:tcPr>
                              <w:p w14:paraId="20F6C54F" w14:textId="77777777" w:rsidR="00A4149A" w:rsidRPr="004356E6" w:rsidRDefault="00A4149A">
                                <w:pPr>
                                  <w:rPr>
                                    <w:lang w:val="en-US"/>
                                  </w:rPr>
                                </w:pPr>
                              </w:p>
                            </w:tc>
                          </w:tr>
                        </w:tbl>
                        <w:p w14:paraId="23BF7E1E" w14:textId="77777777" w:rsidR="00A4149A" w:rsidRPr="004356E6" w:rsidRDefault="00A4149A" w:rsidP="00187FC1">
                          <w:pPr>
                            <w:rPr>
                              <w:lang w:val="en-US"/>
                            </w:rPr>
                          </w:pPr>
                        </w:p>
                      </w:txbxContent>
                    </v:textbox>
                  </v:shape>
                </w:pict>
              </mc:Fallback>
            </mc:AlternateContent>
          </w:r>
          <w:r w:rsidR="00B61A9D" w:rsidRPr="00C0189F">
            <w:rPr>
              <w:b/>
              <w:sz w:val="52"/>
            </w:rPr>
            <w:br w:type="page"/>
          </w:r>
        </w:p>
      </w:sdtContent>
    </w:sdt>
    <w:p w14:paraId="038C5F27" w14:textId="77777777" w:rsidR="00F44FEF" w:rsidRPr="001E36E2" w:rsidRDefault="00F44FEF" w:rsidP="00F44FEF">
      <w:pPr>
        <w:pStyle w:val="Heading"/>
        <w:rPr>
          <w:lang w:val="en-AU"/>
        </w:rPr>
      </w:pPr>
      <w:r w:rsidRPr="001E36E2">
        <w:rPr>
          <w:lang w:val="en-AU"/>
        </w:rPr>
        <w:lastRenderedPageBreak/>
        <w:t>Change Record</w:t>
      </w:r>
    </w:p>
    <w:p w14:paraId="3B2AFBC3" w14:textId="208BFC1E" w:rsidR="00F44FEF" w:rsidRPr="00A356D7" w:rsidRDefault="00F44FEF" w:rsidP="00F44FEF">
      <w:pPr>
        <w:rPr>
          <w:rFonts w:ascii="Arial" w:hAnsi="Arial" w:cs="Arial"/>
          <w:sz w:val="20"/>
          <w:szCs w:val="20"/>
        </w:rPr>
      </w:pPr>
      <w:r w:rsidRPr="00A356D7">
        <w:rPr>
          <w:rFonts w:ascii="Arial" w:hAnsi="Arial" w:cs="Arial"/>
          <w:sz w:val="20"/>
          <w:szCs w:val="20"/>
        </w:rPr>
        <w:t>When the quality of the products changes, the QuID is updated and the SQO is updated. A line is added to this table and the version of the SQO document is the same than that of the REFERENCE QUID.  The third column specifies which sections or s</w:t>
      </w:r>
      <w:r w:rsidR="00500096" w:rsidRPr="00A356D7">
        <w:rPr>
          <w:rFonts w:ascii="Arial" w:hAnsi="Arial" w:cs="Arial"/>
          <w:sz w:val="20"/>
          <w:szCs w:val="20"/>
        </w:rPr>
        <w:t xml:space="preserve">ub-sections have been updated. </w:t>
      </w:r>
    </w:p>
    <w:p w14:paraId="7B094233" w14:textId="77777777" w:rsidR="00F44FEF" w:rsidRPr="00A356D7" w:rsidRDefault="00F44FEF" w:rsidP="00F44FEF">
      <w:pPr>
        <w:jc w:val="center"/>
        <w:rPr>
          <w:rFonts w:ascii="Arial" w:hAnsi="Arial" w:cs="Arial"/>
          <w:sz w:val="20"/>
          <w:szCs w:val="20"/>
        </w:rPr>
      </w:pPr>
    </w:p>
    <w:tbl>
      <w:tblPr>
        <w:tblW w:w="9887" w:type="dxa"/>
        <w:jc w:val="center"/>
        <w:tblBorders>
          <w:top w:val="single" w:sz="8" w:space="0" w:color="7F7F7F" w:themeColor="text1" w:themeTint="80"/>
          <w:left w:val="single" w:sz="8" w:space="0" w:color="7F7F7F" w:themeColor="text1" w:themeTint="80"/>
          <w:bottom w:val="single" w:sz="8" w:space="0" w:color="7F7F7F" w:themeColor="text1" w:themeTint="80"/>
          <w:right w:val="single" w:sz="8" w:space="0" w:color="7F7F7F" w:themeColor="text1" w:themeTint="80"/>
          <w:insideH w:val="single" w:sz="8" w:space="0" w:color="7F7F7F" w:themeColor="text1" w:themeTint="80"/>
          <w:insideV w:val="single" w:sz="8" w:space="0" w:color="7F7F7F" w:themeColor="text1" w:themeTint="80"/>
        </w:tblBorders>
        <w:tblLayout w:type="fixed"/>
        <w:tblLook w:val="0020" w:firstRow="1" w:lastRow="0" w:firstColumn="0" w:lastColumn="0" w:noHBand="0" w:noVBand="0"/>
      </w:tblPr>
      <w:tblGrid>
        <w:gridCol w:w="993"/>
        <w:gridCol w:w="1345"/>
        <w:gridCol w:w="923"/>
        <w:gridCol w:w="2976"/>
        <w:gridCol w:w="2055"/>
        <w:gridCol w:w="1595"/>
      </w:tblGrid>
      <w:tr w:rsidR="00F44FEF" w:rsidRPr="00A356D7" w14:paraId="57CB400C" w14:textId="77777777" w:rsidTr="00A755EF">
        <w:trPr>
          <w:trHeight w:hRule="exact" w:val="383"/>
          <w:jc w:val="center"/>
        </w:trPr>
        <w:tc>
          <w:tcPr>
            <w:tcW w:w="993" w:type="dxa"/>
            <w:shd w:val="clear" w:color="auto" w:fill="F2F2F2"/>
          </w:tcPr>
          <w:p w14:paraId="2D3DA0FB" w14:textId="77777777" w:rsidR="00F44FEF" w:rsidRPr="00A356D7" w:rsidRDefault="00F44FEF" w:rsidP="00A755EF">
            <w:pPr>
              <w:rPr>
                <w:rFonts w:ascii="Arial" w:hAnsi="Arial" w:cs="Arial"/>
                <w:b/>
                <w:sz w:val="20"/>
                <w:szCs w:val="20"/>
              </w:rPr>
            </w:pPr>
            <w:r w:rsidRPr="00A356D7">
              <w:rPr>
                <w:rFonts w:ascii="Arial" w:hAnsi="Arial" w:cs="Arial"/>
                <w:sz w:val="20"/>
                <w:szCs w:val="20"/>
              </w:rPr>
              <w:t>Issue</w:t>
            </w:r>
          </w:p>
        </w:tc>
        <w:tc>
          <w:tcPr>
            <w:tcW w:w="1345" w:type="dxa"/>
            <w:shd w:val="clear" w:color="auto" w:fill="F2F2F2"/>
          </w:tcPr>
          <w:p w14:paraId="305579CD" w14:textId="77777777" w:rsidR="00F44FEF" w:rsidRPr="00A356D7" w:rsidRDefault="00F44FEF" w:rsidP="00A755EF">
            <w:pPr>
              <w:rPr>
                <w:rFonts w:ascii="Arial" w:hAnsi="Arial" w:cs="Arial"/>
                <w:b/>
                <w:sz w:val="20"/>
                <w:szCs w:val="20"/>
              </w:rPr>
            </w:pPr>
            <w:r w:rsidRPr="00A356D7">
              <w:rPr>
                <w:rFonts w:ascii="Arial" w:hAnsi="Arial" w:cs="Arial"/>
                <w:sz w:val="20"/>
                <w:szCs w:val="20"/>
              </w:rPr>
              <w:t>Date</w:t>
            </w:r>
          </w:p>
        </w:tc>
        <w:tc>
          <w:tcPr>
            <w:tcW w:w="923" w:type="dxa"/>
            <w:shd w:val="clear" w:color="auto" w:fill="F2F2F2"/>
          </w:tcPr>
          <w:p w14:paraId="5A2E854A" w14:textId="77777777" w:rsidR="00F44FEF" w:rsidRPr="00A356D7" w:rsidRDefault="00F44FEF" w:rsidP="00A755EF">
            <w:pPr>
              <w:rPr>
                <w:rFonts w:ascii="Arial" w:hAnsi="Arial" w:cs="Arial"/>
                <w:b/>
                <w:sz w:val="20"/>
                <w:szCs w:val="20"/>
              </w:rPr>
            </w:pPr>
            <w:r w:rsidRPr="00A356D7">
              <w:rPr>
                <w:rFonts w:ascii="Arial" w:hAnsi="Arial" w:cs="Arial"/>
                <w:sz w:val="20"/>
                <w:szCs w:val="20"/>
              </w:rPr>
              <w:t>§</w:t>
            </w:r>
          </w:p>
        </w:tc>
        <w:tc>
          <w:tcPr>
            <w:tcW w:w="2976" w:type="dxa"/>
            <w:shd w:val="clear" w:color="auto" w:fill="F2F2F2"/>
          </w:tcPr>
          <w:p w14:paraId="45BC3D3A" w14:textId="77777777" w:rsidR="00F44FEF" w:rsidRPr="00A356D7" w:rsidRDefault="00F44FEF" w:rsidP="00A755EF">
            <w:pPr>
              <w:rPr>
                <w:rFonts w:ascii="Arial" w:hAnsi="Arial" w:cs="Arial"/>
                <w:b/>
                <w:sz w:val="20"/>
                <w:szCs w:val="20"/>
              </w:rPr>
            </w:pPr>
            <w:r w:rsidRPr="00A356D7">
              <w:rPr>
                <w:rFonts w:ascii="Arial" w:hAnsi="Arial" w:cs="Arial"/>
                <w:sz w:val="20"/>
                <w:szCs w:val="20"/>
              </w:rPr>
              <w:t>Description of Change</w:t>
            </w:r>
          </w:p>
        </w:tc>
        <w:tc>
          <w:tcPr>
            <w:tcW w:w="2055" w:type="dxa"/>
            <w:shd w:val="clear" w:color="auto" w:fill="F2F2F2"/>
          </w:tcPr>
          <w:p w14:paraId="6185AFA3" w14:textId="77777777" w:rsidR="00F44FEF" w:rsidRPr="00A356D7" w:rsidRDefault="00F44FEF" w:rsidP="00A755EF">
            <w:pPr>
              <w:rPr>
                <w:rFonts w:ascii="Arial" w:hAnsi="Arial" w:cs="Arial"/>
                <w:b/>
                <w:sz w:val="20"/>
                <w:szCs w:val="20"/>
              </w:rPr>
            </w:pPr>
            <w:r w:rsidRPr="00A356D7">
              <w:rPr>
                <w:rFonts w:ascii="Arial" w:hAnsi="Arial" w:cs="Arial"/>
                <w:sz w:val="20"/>
                <w:szCs w:val="20"/>
              </w:rPr>
              <w:t>Authors</w:t>
            </w:r>
          </w:p>
        </w:tc>
        <w:tc>
          <w:tcPr>
            <w:tcW w:w="1595" w:type="dxa"/>
            <w:shd w:val="clear" w:color="auto" w:fill="F2F2F2"/>
          </w:tcPr>
          <w:p w14:paraId="60AFEAB0" w14:textId="77777777" w:rsidR="00F44FEF" w:rsidRPr="00A356D7" w:rsidRDefault="00F44FEF" w:rsidP="00A755EF">
            <w:pPr>
              <w:rPr>
                <w:rFonts w:ascii="Arial" w:hAnsi="Arial" w:cs="Arial"/>
                <w:b/>
                <w:sz w:val="20"/>
                <w:szCs w:val="20"/>
              </w:rPr>
            </w:pPr>
            <w:r w:rsidRPr="00A356D7">
              <w:rPr>
                <w:rFonts w:ascii="Arial" w:hAnsi="Arial" w:cs="Arial"/>
                <w:sz w:val="20"/>
                <w:szCs w:val="20"/>
              </w:rPr>
              <w:t>Validated By</w:t>
            </w:r>
          </w:p>
        </w:tc>
      </w:tr>
      <w:tr w:rsidR="008035FA" w:rsidRPr="00A356D7" w14:paraId="3E0BFE59" w14:textId="77777777" w:rsidTr="001E36E2">
        <w:trPr>
          <w:trHeight w:hRule="exact" w:val="2459"/>
          <w:jc w:val="center"/>
        </w:trPr>
        <w:tc>
          <w:tcPr>
            <w:tcW w:w="993" w:type="dxa"/>
          </w:tcPr>
          <w:p w14:paraId="2B64EB98" w14:textId="2EC6A2BD" w:rsidR="008035FA" w:rsidRPr="00A356D7" w:rsidRDefault="008035FA" w:rsidP="008035FA">
            <w:pPr>
              <w:rPr>
                <w:rFonts w:ascii="Arial" w:hAnsi="Arial" w:cs="Arial"/>
                <w:sz w:val="20"/>
                <w:szCs w:val="20"/>
                <w:highlight w:val="yellow"/>
              </w:rPr>
            </w:pPr>
            <w:r w:rsidRPr="00A356D7">
              <w:rPr>
                <w:rFonts w:ascii="Arial" w:hAnsi="Arial" w:cs="Arial"/>
                <w:sz w:val="20"/>
                <w:szCs w:val="20"/>
              </w:rPr>
              <w:t>2.0</w:t>
            </w:r>
          </w:p>
        </w:tc>
        <w:tc>
          <w:tcPr>
            <w:tcW w:w="1345" w:type="dxa"/>
          </w:tcPr>
          <w:p w14:paraId="59AEFAE3" w14:textId="4AE16FF3" w:rsidR="008035FA" w:rsidRPr="00A356D7" w:rsidRDefault="00C00A39" w:rsidP="008035FA">
            <w:pPr>
              <w:rPr>
                <w:rFonts w:ascii="Arial" w:hAnsi="Arial" w:cs="Arial"/>
                <w:color w:val="0000FF"/>
                <w:sz w:val="20"/>
                <w:szCs w:val="20"/>
                <w:highlight w:val="yellow"/>
              </w:rPr>
            </w:pPr>
            <w:r w:rsidRPr="00A356D7">
              <w:rPr>
                <w:rFonts w:ascii="Arial" w:hAnsi="Arial" w:cs="Arial"/>
                <w:sz w:val="20"/>
                <w:szCs w:val="20"/>
              </w:rPr>
              <w:t>28/05</w:t>
            </w:r>
            <w:r w:rsidR="008035FA" w:rsidRPr="00A356D7">
              <w:rPr>
                <w:rFonts w:ascii="Arial" w:hAnsi="Arial" w:cs="Arial"/>
                <w:sz w:val="20"/>
                <w:szCs w:val="20"/>
              </w:rPr>
              <w:t>/20</w:t>
            </w:r>
          </w:p>
        </w:tc>
        <w:tc>
          <w:tcPr>
            <w:tcW w:w="923" w:type="dxa"/>
          </w:tcPr>
          <w:p w14:paraId="28DBBA0C" w14:textId="0AFEBBB3" w:rsidR="008035FA" w:rsidRPr="00A356D7" w:rsidRDefault="008035FA" w:rsidP="008035FA">
            <w:pPr>
              <w:rPr>
                <w:rFonts w:ascii="Arial" w:hAnsi="Arial" w:cs="Arial"/>
                <w:sz w:val="20"/>
                <w:szCs w:val="20"/>
                <w:highlight w:val="yellow"/>
              </w:rPr>
            </w:pPr>
            <w:r w:rsidRPr="00A356D7">
              <w:rPr>
                <w:rFonts w:ascii="Arial" w:hAnsi="Arial" w:cs="Arial"/>
                <w:sz w:val="20"/>
                <w:szCs w:val="20"/>
              </w:rPr>
              <w:t>All</w:t>
            </w:r>
          </w:p>
        </w:tc>
        <w:tc>
          <w:tcPr>
            <w:tcW w:w="2976" w:type="dxa"/>
          </w:tcPr>
          <w:p w14:paraId="107D2133" w14:textId="14F18516" w:rsidR="008035FA" w:rsidRPr="00A356D7" w:rsidRDefault="008035FA" w:rsidP="008035FA">
            <w:pPr>
              <w:rPr>
                <w:rFonts w:ascii="Arial" w:hAnsi="Arial" w:cs="Arial"/>
                <w:sz w:val="20"/>
                <w:szCs w:val="20"/>
                <w:highlight w:val="yellow"/>
              </w:rPr>
            </w:pPr>
            <w:r w:rsidRPr="00A356D7">
              <w:rPr>
                <w:rFonts w:ascii="Arial" w:hAnsi="Arial" w:cs="Arial"/>
                <w:sz w:val="20"/>
                <w:szCs w:val="20"/>
              </w:rPr>
              <w:t xml:space="preserve">Creation of the document for the </w:t>
            </w:r>
            <w:del w:id="2" w:author="Microsoft Office User" w:date="2020-06-15T16:42:00Z">
              <w:r w:rsidR="001C0EFB" w:rsidRPr="00A356D7" w:rsidDel="00C63019">
                <w:rPr>
                  <w:rFonts w:ascii="Arial" w:hAnsi="Arial" w:cs="Arial"/>
                  <w:sz w:val="20"/>
                  <w:szCs w:val="20"/>
                </w:rPr>
                <w:delText xml:space="preserve">3 </w:delText>
              </w:r>
            </w:del>
            <w:ins w:id="3" w:author="Microsoft Office User" w:date="2020-06-15T16:42:00Z">
              <w:r w:rsidR="00C63019" w:rsidRPr="00A356D7">
                <w:rPr>
                  <w:rFonts w:ascii="Arial" w:hAnsi="Arial" w:cs="Arial"/>
                  <w:sz w:val="20"/>
                  <w:szCs w:val="20"/>
                </w:rPr>
                <w:t xml:space="preserve">4 </w:t>
              </w:r>
            </w:ins>
            <w:r w:rsidR="001C0EFB" w:rsidRPr="00A356D7">
              <w:rPr>
                <w:rFonts w:ascii="Arial" w:hAnsi="Arial" w:cs="Arial"/>
                <w:sz w:val="20"/>
                <w:szCs w:val="20"/>
              </w:rPr>
              <w:t xml:space="preserve">datasets (radar_total, </w:t>
            </w:r>
            <w:ins w:id="4" w:author="Microsoft Office User" w:date="2020-06-15T16:42:00Z">
              <w:r w:rsidR="00C63019" w:rsidRPr="00A356D7">
                <w:rPr>
                  <w:rFonts w:ascii="Arial" w:hAnsi="Arial" w:cs="Arial"/>
                  <w:sz w:val="20"/>
                  <w:szCs w:val="20"/>
                </w:rPr>
                <w:t xml:space="preserve">radar_radial, </w:t>
              </w:r>
            </w:ins>
            <w:r w:rsidR="001C0EFB" w:rsidRPr="00A356D7">
              <w:rPr>
                <w:rFonts w:ascii="Arial" w:hAnsi="Arial" w:cs="Arial"/>
                <w:sz w:val="20"/>
                <w:szCs w:val="20"/>
              </w:rPr>
              <w:t>drifter,</w:t>
            </w:r>
            <w:r w:rsidR="00C00A39" w:rsidRPr="00A356D7">
              <w:rPr>
                <w:rFonts w:ascii="Arial" w:hAnsi="Arial" w:cs="Arial"/>
                <w:sz w:val="20"/>
                <w:szCs w:val="20"/>
              </w:rPr>
              <w:t>drifter_filt</w:t>
            </w:r>
            <w:r w:rsidR="001C0EFB" w:rsidRPr="00A356D7">
              <w:rPr>
                <w:rFonts w:ascii="Arial" w:hAnsi="Arial" w:cs="Arial"/>
                <w:sz w:val="20"/>
                <w:szCs w:val="20"/>
              </w:rPr>
              <w:t>)</w:t>
            </w:r>
            <w:r w:rsidRPr="00A356D7">
              <w:rPr>
                <w:rFonts w:ascii="Arial" w:hAnsi="Arial" w:cs="Arial"/>
                <w:sz w:val="20"/>
                <w:szCs w:val="20"/>
              </w:rPr>
              <w:t xml:space="preserve"> </w:t>
            </w:r>
          </w:p>
        </w:tc>
        <w:tc>
          <w:tcPr>
            <w:tcW w:w="2055" w:type="dxa"/>
          </w:tcPr>
          <w:p w14:paraId="6227B64A" w14:textId="77777777" w:rsidR="00E43CF0" w:rsidRPr="00A356D7" w:rsidRDefault="00E43CF0" w:rsidP="00E43CF0">
            <w:pPr>
              <w:rPr>
                <w:rFonts w:ascii="Arial" w:hAnsi="Arial" w:cs="Arial"/>
                <w:sz w:val="20"/>
                <w:szCs w:val="20"/>
              </w:rPr>
            </w:pPr>
            <w:r w:rsidRPr="00A356D7">
              <w:rPr>
                <w:rFonts w:ascii="Arial" w:hAnsi="Arial" w:cs="Arial"/>
                <w:sz w:val="20"/>
                <w:szCs w:val="20"/>
              </w:rPr>
              <w:t xml:space="preserve">A Rubio, </w:t>
            </w:r>
          </w:p>
          <w:p w14:paraId="2889201B" w14:textId="77777777" w:rsidR="00E43CF0" w:rsidRPr="00A356D7" w:rsidRDefault="00E43CF0" w:rsidP="00E43CF0">
            <w:pPr>
              <w:rPr>
                <w:rFonts w:ascii="Arial" w:hAnsi="Arial" w:cs="Arial"/>
                <w:sz w:val="20"/>
                <w:szCs w:val="20"/>
              </w:rPr>
            </w:pPr>
            <w:r w:rsidRPr="00A356D7">
              <w:rPr>
                <w:rFonts w:ascii="Arial" w:hAnsi="Arial" w:cs="Arial"/>
                <w:sz w:val="20"/>
                <w:szCs w:val="20"/>
              </w:rPr>
              <w:t xml:space="preserve">M. Chifflet, </w:t>
            </w:r>
          </w:p>
          <w:p w14:paraId="2FA182E0" w14:textId="77777777" w:rsidR="00E43CF0" w:rsidRPr="00A356D7" w:rsidRDefault="00E43CF0" w:rsidP="00E43CF0">
            <w:pPr>
              <w:rPr>
                <w:rFonts w:ascii="Arial" w:hAnsi="Arial" w:cs="Arial"/>
                <w:sz w:val="20"/>
                <w:szCs w:val="20"/>
              </w:rPr>
            </w:pPr>
            <w:r w:rsidRPr="00A356D7">
              <w:rPr>
                <w:rFonts w:ascii="Arial" w:hAnsi="Arial" w:cs="Arial"/>
                <w:sz w:val="20"/>
                <w:szCs w:val="20"/>
              </w:rPr>
              <w:t xml:space="preserve">L. Corgnati, </w:t>
            </w:r>
          </w:p>
          <w:p w14:paraId="6226A7C3" w14:textId="271351EB" w:rsidR="00E43CF0" w:rsidRPr="00A356D7" w:rsidRDefault="00E43CF0" w:rsidP="00E43CF0">
            <w:pPr>
              <w:rPr>
                <w:rFonts w:ascii="Arial" w:hAnsi="Arial" w:cs="Arial"/>
                <w:sz w:val="20"/>
                <w:szCs w:val="20"/>
              </w:rPr>
            </w:pPr>
            <w:r w:rsidRPr="00A356D7">
              <w:rPr>
                <w:rFonts w:ascii="Arial" w:hAnsi="Arial" w:cs="Arial"/>
                <w:sz w:val="20"/>
                <w:szCs w:val="20"/>
              </w:rPr>
              <w:t xml:space="preserve">C. Mantovani, </w:t>
            </w:r>
            <w:ins w:id="5" w:author="Microsoft Office User" w:date="2020-06-15T18:51:00Z">
              <w:r w:rsidR="005D4ED2" w:rsidRPr="00A356D7">
                <w:rPr>
                  <w:rFonts w:ascii="Arial" w:hAnsi="Arial" w:cs="Arial"/>
                  <w:sz w:val="20"/>
                  <w:szCs w:val="20"/>
                </w:rPr>
                <w:t xml:space="preserve">P. Rotllán-García, </w:t>
              </w:r>
            </w:ins>
            <w:r w:rsidRPr="00A356D7">
              <w:rPr>
                <w:rFonts w:ascii="Arial" w:hAnsi="Arial" w:cs="Arial"/>
                <w:sz w:val="20"/>
                <w:szCs w:val="20"/>
              </w:rPr>
              <w:t xml:space="preserve">E. Reyes, </w:t>
            </w:r>
          </w:p>
          <w:p w14:paraId="2B6F55E7" w14:textId="7FFEBC40" w:rsidR="008035FA" w:rsidRPr="00A356D7" w:rsidRDefault="00E43CF0" w:rsidP="00E43CF0">
            <w:pPr>
              <w:rPr>
                <w:rFonts w:ascii="Arial" w:hAnsi="Arial" w:cs="Arial"/>
                <w:sz w:val="20"/>
                <w:szCs w:val="20"/>
                <w:highlight w:val="yellow"/>
              </w:rPr>
            </w:pPr>
            <w:r w:rsidRPr="00A356D7">
              <w:rPr>
                <w:rFonts w:ascii="Arial" w:hAnsi="Arial" w:cs="Arial"/>
                <w:sz w:val="20"/>
                <w:szCs w:val="20"/>
              </w:rPr>
              <w:t>J. Mader, H Etienne, T. Carval</w:t>
            </w:r>
          </w:p>
        </w:tc>
        <w:tc>
          <w:tcPr>
            <w:tcW w:w="1595" w:type="dxa"/>
          </w:tcPr>
          <w:p w14:paraId="693F577B" w14:textId="717D7F09" w:rsidR="008035FA" w:rsidRPr="00A356D7" w:rsidRDefault="008035FA" w:rsidP="008035FA">
            <w:pPr>
              <w:rPr>
                <w:rFonts w:ascii="Arial" w:hAnsi="Arial" w:cs="Arial"/>
                <w:color w:val="3366FF"/>
                <w:sz w:val="20"/>
                <w:szCs w:val="20"/>
              </w:rPr>
            </w:pPr>
            <w:r w:rsidRPr="00A356D7">
              <w:rPr>
                <w:rFonts w:ascii="Arial" w:hAnsi="Arial" w:cs="Arial"/>
                <w:color w:val="3366FF"/>
                <w:sz w:val="20"/>
                <w:szCs w:val="20"/>
              </w:rPr>
              <w:t>Validated by PQ leader</w:t>
            </w:r>
          </w:p>
        </w:tc>
      </w:tr>
    </w:tbl>
    <w:p w14:paraId="517BA666" w14:textId="77777777" w:rsidR="00F44FEF" w:rsidRPr="00C0189F" w:rsidRDefault="00F44FEF" w:rsidP="00F44FEF"/>
    <w:p w14:paraId="0FAB667B" w14:textId="37D23D0E" w:rsidR="00F44FEF" w:rsidRPr="00C0189F" w:rsidRDefault="00F44FEF" w:rsidP="00F44FEF"/>
    <w:p w14:paraId="3D8744D7" w14:textId="77777777" w:rsidR="00F44FEF" w:rsidRPr="00C0189F" w:rsidRDefault="00F44FEF" w:rsidP="00F44FEF"/>
    <w:p w14:paraId="1D2E6156" w14:textId="483A4EEF" w:rsidR="000B5D0B" w:rsidRPr="00C0189F" w:rsidRDefault="000B5D0B" w:rsidP="00F44FEF"/>
    <w:p w14:paraId="29638A3B" w14:textId="77777777" w:rsidR="00F44FEF" w:rsidRPr="00C0189F" w:rsidRDefault="00F44FEF" w:rsidP="00F44FEF">
      <w:r w:rsidRPr="00C0189F">
        <w:br w:type="page"/>
      </w:r>
    </w:p>
    <w:sdt>
      <w:sdtPr>
        <w:rPr>
          <w:rFonts w:ascii="Arial" w:eastAsiaTheme="minorHAnsi" w:hAnsi="Arial" w:cstheme="minorBidi"/>
          <w:color w:val="auto"/>
          <w:sz w:val="22"/>
          <w:szCs w:val="22"/>
          <w:lang w:val="en-AU"/>
        </w:rPr>
        <w:id w:val="49429292"/>
        <w:docPartObj>
          <w:docPartGallery w:val="Table of Contents"/>
          <w:docPartUnique/>
        </w:docPartObj>
      </w:sdtPr>
      <w:sdtEndPr>
        <w:rPr>
          <w:rFonts w:ascii="Times New Roman" w:eastAsia="Times New Roman" w:hAnsi="Times New Roman" w:cs="Times New Roman"/>
          <w:b/>
          <w:bCs/>
          <w:sz w:val="24"/>
          <w:szCs w:val="24"/>
        </w:rPr>
      </w:sdtEndPr>
      <w:sdtContent>
        <w:p w14:paraId="6E13C045" w14:textId="77777777" w:rsidR="00F44FEF" w:rsidRPr="001E36E2" w:rsidRDefault="00F44FEF" w:rsidP="00F44FEF">
          <w:pPr>
            <w:pStyle w:val="TtuloTDC"/>
            <w:rPr>
              <w:rFonts w:ascii="Arial" w:hAnsi="Arial" w:cs="Arial"/>
              <w:b/>
              <w:sz w:val="52"/>
              <w:szCs w:val="52"/>
              <w:lang w:val="en-AU"/>
            </w:rPr>
          </w:pPr>
          <w:r w:rsidRPr="001E36E2">
            <w:rPr>
              <w:rFonts w:ascii="Arial" w:hAnsi="Arial" w:cs="Arial"/>
              <w:b/>
              <w:sz w:val="52"/>
              <w:szCs w:val="52"/>
              <w:lang w:val="en-AU"/>
            </w:rPr>
            <w:t>Contents</w:t>
          </w:r>
        </w:p>
        <w:p w14:paraId="06C4189F" w14:textId="77777777" w:rsidR="00F44FEF" w:rsidRPr="00C0189F" w:rsidRDefault="00F44FEF" w:rsidP="001E36E2">
          <w:pPr>
            <w:pStyle w:val="TDC1"/>
          </w:pPr>
        </w:p>
        <w:p w14:paraId="12896FB5" w14:textId="48115723" w:rsidR="00663965" w:rsidRPr="001E36E2" w:rsidRDefault="00F44FEF" w:rsidP="001E36E2">
          <w:pPr>
            <w:pStyle w:val="TDC1"/>
            <w:rPr>
              <w:rFonts w:asciiTheme="minorHAnsi" w:eastAsiaTheme="minorEastAsia" w:hAnsiTheme="minorHAnsi"/>
              <w:lang w:eastAsia="fr-FR"/>
            </w:rPr>
          </w:pPr>
          <w:r w:rsidRPr="00C0189F">
            <w:fldChar w:fldCharType="begin"/>
          </w:r>
          <w:r w:rsidRPr="00C0189F">
            <w:instrText xml:space="preserve"> TOC \o "1-3" \h \z \u </w:instrText>
          </w:r>
          <w:r w:rsidRPr="00C0189F">
            <w:fldChar w:fldCharType="separate"/>
          </w:r>
          <w:hyperlink w:anchor="_Toc42010921" w:history="1">
            <w:r w:rsidR="00663965" w:rsidRPr="001E36E2">
              <w:rPr>
                <w:rStyle w:val="Hipervnculo"/>
              </w:rPr>
              <w:t>Executive summary</w:t>
            </w:r>
            <w:r w:rsidR="00663965" w:rsidRPr="001E36E2">
              <w:rPr>
                <w:webHidden/>
              </w:rPr>
              <w:tab/>
            </w:r>
            <w:r w:rsidR="00663965" w:rsidRPr="001E36E2">
              <w:rPr>
                <w:webHidden/>
              </w:rPr>
              <w:fldChar w:fldCharType="begin"/>
            </w:r>
            <w:r w:rsidR="00663965" w:rsidRPr="001E36E2">
              <w:rPr>
                <w:webHidden/>
              </w:rPr>
              <w:instrText xml:space="preserve"> PAGEREF _Toc42010921 \h </w:instrText>
            </w:r>
            <w:r w:rsidR="00663965" w:rsidRPr="001E36E2">
              <w:rPr>
                <w:webHidden/>
              </w:rPr>
            </w:r>
            <w:r w:rsidR="00663965" w:rsidRPr="001E36E2">
              <w:rPr>
                <w:webHidden/>
              </w:rPr>
              <w:fldChar w:fldCharType="separate"/>
            </w:r>
            <w:r w:rsidR="00663965" w:rsidRPr="001E36E2">
              <w:rPr>
                <w:webHidden/>
              </w:rPr>
              <w:t>3</w:t>
            </w:r>
            <w:r w:rsidR="00663965" w:rsidRPr="001E36E2">
              <w:rPr>
                <w:webHidden/>
              </w:rPr>
              <w:fldChar w:fldCharType="end"/>
            </w:r>
          </w:hyperlink>
        </w:p>
        <w:p w14:paraId="3D8F32BE" w14:textId="424C4037" w:rsidR="00663965" w:rsidRPr="001E36E2" w:rsidRDefault="006C0CD7" w:rsidP="001E36E2">
          <w:pPr>
            <w:pStyle w:val="TDC1"/>
            <w:rPr>
              <w:rFonts w:asciiTheme="minorHAnsi" w:eastAsiaTheme="minorEastAsia" w:hAnsiTheme="minorHAnsi"/>
              <w:lang w:eastAsia="fr-FR"/>
            </w:rPr>
          </w:pPr>
          <w:hyperlink w:anchor="_Toc42010922" w:history="1">
            <w:r w:rsidR="00663965" w:rsidRPr="001E36E2">
              <w:rPr>
                <w:rStyle w:val="Hipervnculo"/>
              </w:rPr>
              <w:t>1.</w:t>
            </w:r>
            <w:r w:rsidR="00663965" w:rsidRPr="001E36E2">
              <w:rPr>
                <w:rFonts w:asciiTheme="minorHAnsi" w:eastAsiaTheme="minorEastAsia" w:hAnsiTheme="minorHAnsi"/>
                <w:lang w:eastAsia="fr-FR"/>
              </w:rPr>
              <w:tab/>
            </w:r>
            <w:r w:rsidR="00663965" w:rsidRPr="001E36E2">
              <w:rPr>
                <w:rStyle w:val="Hipervnculo"/>
              </w:rPr>
              <w:t>Variable/dataset SURFACE WATER VELOCITY from High Frequency Radars (“radar_total” dataset</w:t>
            </w:r>
            <w:r w:rsidR="00663965" w:rsidRPr="001E36E2">
              <w:rPr>
                <w:webHidden/>
              </w:rPr>
              <w:tab/>
            </w:r>
            <w:r w:rsidR="00663965" w:rsidRPr="00C9497C">
              <w:rPr>
                <w:webHidden/>
              </w:rPr>
              <w:fldChar w:fldCharType="begin"/>
            </w:r>
            <w:r w:rsidR="00663965" w:rsidRPr="001E36E2">
              <w:rPr>
                <w:webHidden/>
              </w:rPr>
              <w:instrText xml:space="preserve"> PAGEREF _Toc42010922 \h </w:instrText>
            </w:r>
            <w:r w:rsidR="00663965" w:rsidRPr="001E36E2">
              <w:rPr>
                <w:webHidden/>
              </w:rPr>
            </w:r>
            <w:r w:rsidR="00663965" w:rsidRPr="00C9497C">
              <w:rPr>
                <w:webHidden/>
              </w:rPr>
              <w:fldChar w:fldCharType="separate"/>
            </w:r>
            <w:r w:rsidR="00663965" w:rsidRPr="001E36E2">
              <w:rPr>
                <w:webHidden/>
              </w:rPr>
              <w:t>5</w:t>
            </w:r>
            <w:r w:rsidR="00663965" w:rsidRPr="00C9497C">
              <w:rPr>
                <w:webHidden/>
              </w:rPr>
              <w:fldChar w:fldCharType="end"/>
            </w:r>
          </w:hyperlink>
        </w:p>
        <w:p w14:paraId="399A8182" w14:textId="222A48B4" w:rsidR="00663965" w:rsidRPr="001E36E2" w:rsidRDefault="006C0CD7" w:rsidP="001E36E2">
          <w:pPr>
            <w:pStyle w:val="TDC1"/>
            <w:rPr>
              <w:rFonts w:asciiTheme="minorHAnsi" w:eastAsiaTheme="minorEastAsia" w:hAnsiTheme="minorHAnsi"/>
              <w:lang w:eastAsia="fr-FR"/>
            </w:rPr>
          </w:pPr>
          <w:hyperlink w:anchor="_Toc42010923" w:history="1">
            <w:r w:rsidR="00663965" w:rsidRPr="00C9497C">
              <w:rPr>
                <w:rStyle w:val="Hipervnculo"/>
                <w:lang w:eastAsia="fr-FR"/>
              </w:rPr>
              <w:t>3.</w:t>
            </w:r>
            <w:r w:rsidR="00663965" w:rsidRPr="001E36E2">
              <w:rPr>
                <w:rFonts w:asciiTheme="minorHAnsi" w:eastAsiaTheme="minorEastAsia" w:hAnsiTheme="minorHAnsi"/>
                <w:lang w:eastAsia="fr-FR"/>
              </w:rPr>
              <w:tab/>
            </w:r>
            <w:r w:rsidR="00663965" w:rsidRPr="00C9497C">
              <w:rPr>
                <w:rStyle w:val="Hipervnculo"/>
                <w:lang w:eastAsia="fr-FR"/>
              </w:rPr>
              <w:t>Variable NEAR SURFACE SEA WATER VELOCITY from “drifter” dataset</w:t>
            </w:r>
            <w:r w:rsidR="00663965" w:rsidRPr="00C9497C">
              <w:rPr>
                <w:webHidden/>
              </w:rPr>
              <w:tab/>
            </w:r>
            <w:r w:rsidR="00663965" w:rsidRPr="00C9497C">
              <w:rPr>
                <w:webHidden/>
              </w:rPr>
              <w:fldChar w:fldCharType="begin"/>
            </w:r>
            <w:r w:rsidR="00663965" w:rsidRPr="00C9497C">
              <w:rPr>
                <w:webHidden/>
              </w:rPr>
              <w:instrText xml:space="preserve"> PAGEREF _Toc42010923 \h </w:instrText>
            </w:r>
            <w:r w:rsidR="00663965" w:rsidRPr="00C9497C">
              <w:rPr>
                <w:webHidden/>
              </w:rPr>
            </w:r>
            <w:r w:rsidR="00663965" w:rsidRPr="00C9497C">
              <w:rPr>
                <w:webHidden/>
              </w:rPr>
              <w:fldChar w:fldCharType="separate"/>
            </w:r>
            <w:r w:rsidR="00663965" w:rsidRPr="00C9497C">
              <w:rPr>
                <w:webHidden/>
              </w:rPr>
              <w:t>8</w:t>
            </w:r>
            <w:r w:rsidR="00663965" w:rsidRPr="00C9497C">
              <w:rPr>
                <w:webHidden/>
              </w:rPr>
              <w:fldChar w:fldCharType="end"/>
            </w:r>
          </w:hyperlink>
        </w:p>
        <w:p w14:paraId="776733F0" w14:textId="7746BCAE" w:rsidR="00663965" w:rsidRPr="001E36E2" w:rsidRDefault="006C0CD7" w:rsidP="001E36E2">
          <w:pPr>
            <w:pStyle w:val="TDC1"/>
            <w:rPr>
              <w:rFonts w:asciiTheme="minorHAnsi" w:eastAsiaTheme="minorEastAsia" w:hAnsiTheme="minorHAnsi"/>
              <w:lang w:eastAsia="fr-FR"/>
            </w:rPr>
          </w:pPr>
          <w:hyperlink w:anchor="_Toc42010924" w:history="1">
            <w:r w:rsidR="00663965" w:rsidRPr="00C9497C">
              <w:rPr>
                <w:rStyle w:val="Hipervnculo"/>
                <w:lang w:eastAsia="fr-FR"/>
              </w:rPr>
              <w:t>4.</w:t>
            </w:r>
            <w:r w:rsidR="00663965" w:rsidRPr="001E36E2">
              <w:rPr>
                <w:rFonts w:asciiTheme="minorHAnsi" w:eastAsiaTheme="minorEastAsia" w:hAnsiTheme="minorHAnsi"/>
                <w:lang w:eastAsia="fr-FR"/>
              </w:rPr>
              <w:tab/>
            </w:r>
            <w:r w:rsidR="00663965" w:rsidRPr="00C9497C">
              <w:rPr>
                <w:rStyle w:val="Hipervnculo"/>
                <w:lang w:eastAsia="fr-FR"/>
              </w:rPr>
              <w:t>Variable SEA WA</w:t>
            </w:r>
            <w:r w:rsidR="00663965" w:rsidRPr="00C9497C">
              <w:rPr>
                <w:rStyle w:val="Hipervnculo"/>
                <w:lang w:eastAsia="fr-FR"/>
              </w:rPr>
              <w:t>T</w:t>
            </w:r>
            <w:r w:rsidR="00663965" w:rsidRPr="00C9497C">
              <w:rPr>
                <w:rStyle w:val="Hipervnculo"/>
                <w:lang w:eastAsia="fr-FR"/>
              </w:rPr>
              <w:t>ER VELOCITY at 15m from “drifter_filt” dataset</w:t>
            </w:r>
            <w:r w:rsidR="00663965" w:rsidRPr="00C9497C">
              <w:rPr>
                <w:webHidden/>
              </w:rPr>
              <w:tab/>
            </w:r>
            <w:r w:rsidR="00663965" w:rsidRPr="00C9497C">
              <w:rPr>
                <w:webHidden/>
              </w:rPr>
              <w:fldChar w:fldCharType="begin"/>
            </w:r>
            <w:r w:rsidR="00663965" w:rsidRPr="00C9497C">
              <w:rPr>
                <w:webHidden/>
              </w:rPr>
              <w:instrText xml:space="preserve"> PAGEREF _Toc42010924 \h </w:instrText>
            </w:r>
            <w:r w:rsidR="00663965" w:rsidRPr="00C9497C">
              <w:rPr>
                <w:webHidden/>
              </w:rPr>
            </w:r>
            <w:r w:rsidR="00663965" w:rsidRPr="00C9497C">
              <w:rPr>
                <w:webHidden/>
              </w:rPr>
              <w:fldChar w:fldCharType="separate"/>
            </w:r>
            <w:r w:rsidR="00663965" w:rsidRPr="00C9497C">
              <w:rPr>
                <w:webHidden/>
              </w:rPr>
              <w:t>10</w:t>
            </w:r>
            <w:r w:rsidR="00663965" w:rsidRPr="00C9497C">
              <w:rPr>
                <w:webHidden/>
              </w:rPr>
              <w:fldChar w:fldCharType="end"/>
            </w:r>
          </w:hyperlink>
        </w:p>
        <w:p w14:paraId="4D40649D" w14:textId="09E2F94B" w:rsidR="00663965" w:rsidRPr="001E36E2" w:rsidRDefault="006C0CD7" w:rsidP="001E36E2">
          <w:pPr>
            <w:pStyle w:val="TDC1"/>
            <w:rPr>
              <w:rFonts w:asciiTheme="minorHAnsi" w:eastAsiaTheme="minorEastAsia" w:hAnsiTheme="minorHAnsi"/>
              <w:lang w:eastAsia="fr-FR"/>
            </w:rPr>
          </w:pPr>
          <w:hyperlink w:anchor="_Toc42010925" w:history="1">
            <w:r w:rsidR="00663965" w:rsidRPr="001E36E2">
              <w:rPr>
                <w:rStyle w:val="Hipervnculo"/>
              </w:rPr>
              <w:t>References</w:t>
            </w:r>
            <w:r w:rsidR="00663965" w:rsidRPr="001E36E2">
              <w:rPr>
                <w:webHidden/>
              </w:rPr>
              <w:tab/>
            </w:r>
            <w:r w:rsidR="00663965" w:rsidRPr="001E36E2">
              <w:rPr>
                <w:webHidden/>
              </w:rPr>
              <w:fldChar w:fldCharType="begin"/>
            </w:r>
            <w:r w:rsidR="00663965" w:rsidRPr="001E36E2">
              <w:rPr>
                <w:webHidden/>
              </w:rPr>
              <w:instrText xml:space="preserve"> PAGEREF _Toc42010925 \h </w:instrText>
            </w:r>
            <w:r w:rsidR="00663965" w:rsidRPr="001E36E2">
              <w:rPr>
                <w:webHidden/>
              </w:rPr>
            </w:r>
            <w:r w:rsidR="00663965" w:rsidRPr="001E36E2">
              <w:rPr>
                <w:webHidden/>
              </w:rPr>
              <w:fldChar w:fldCharType="separate"/>
            </w:r>
            <w:r w:rsidR="00663965" w:rsidRPr="001E36E2">
              <w:rPr>
                <w:webHidden/>
              </w:rPr>
              <w:t>11</w:t>
            </w:r>
            <w:r w:rsidR="00663965" w:rsidRPr="001E36E2">
              <w:rPr>
                <w:webHidden/>
              </w:rPr>
              <w:fldChar w:fldCharType="end"/>
            </w:r>
          </w:hyperlink>
        </w:p>
        <w:p w14:paraId="1694741B" w14:textId="2F0FF727" w:rsidR="00F44FEF" w:rsidRPr="00C0189F" w:rsidRDefault="00F44FEF" w:rsidP="00F44FEF">
          <w:r w:rsidRPr="001E36E2">
            <w:rPr>
              <w:b/>
              <w:bCs/>
            </w:rPr>
            <w:fldChar w:fldCharType="end"/>
          </w:r>
        </w:p>
      </w:sdtContent>
    </w:sdt>
    <w:p w14:paraId="480DFCDA" w14:textId="77777777" w:rsidR="00F44FEF" w:rsidRPr="00C0189F" w:rsidRDefault="00F44FEF" w:rsidP="00665582"/>
    <w:p w14:paraId="76091538" w14:textId="4F85BE42" w:rsidR="000D6F44" w:rsidRPr="00C0189F" w:rsidRDefault="000D6F44" w:rsidP="00665582"/>
    <w:p w14:paraId="3D2BAC82" w14:textId="25D9C32D" w:rsidR="00165AD4" w:rsidRPr="001E36E2" w:rsidRDefault="000D6F44" w:rsidP="000D6F44">
      <w:pPr>
        <w:pStyle w:val="Ttulo1"/>
        <w:rPr>
          <w:rFonts w:ascii="Arial" w:hAnsi="Arial" w:cs="Arial"/>
          <w:sz w:val="28"/>
          <w:szCs w:val="28"/>
        </w:rPr>
      </w:pPr>
      <w:r w:rsidRPr="00C0189F">
        <w:br w:type="page"/>
      </w:r>
      <w:bookmarkStart w:id="6" w:name="_Toc42010921"/>
      <w:r w:rsidRPr="001E36E2">
        <w:rPr>
          <w:rFonts w:ascii="Arial" w:hAnsi="Arial" w:cs="Arial"/>
          <w:sz w:val="28"/>
          <w:szCs w:val="28"/>
        </w:rPr>
        <w:lastRenderedPageBreak/>
        <w:t>Executive summary</w:t>
      </w:r>
      <w:bookmarkEnd w:id="6"/>
    </w:p>
    <w:p w14:paraId="49034EB7" w14:textId="0E8FF9E2" w:rsidR="0033154B" w:rsidRPr="001E36E2" w:rsidRDefault="00C7433C" w:rsidP="001E36E2">
      <w:pPr>
        <w:snapToGrid w:val="0"/>
        <w:spacing w:before="120" w:after="120"/>
        <w:jc w:val="both"/>
        <w:rPr>
          <w:ins w:id="7" w:author="Microsoft Office User" w:date="2020-06-15T10:01:00Z"/>
          <w:rFonts w:ascii="Arial" w:hAnsi="Arial" w:cs="Arial"/>
          <w:sz w:val="22"/>
          <w:szCs w:val="22"/>
        </w:rPr>
      </w:pPr>
      <w:r w:rsidRPr="001E36E2">
        <w:rPr>
          <w:rFonts w:ascii="Arial" w:hAnsi="Arial" w:cs="Arial"/>
          <w:sz w:val="22"/>
          <w:szCs w:val="22"/>
        </w:rPr>
        <w:t>The quality of the INSITU_GLO_UV_</w:t>
      </w:r>
      <w:r w:rsidR="001C1555" w:rsidRPr="001E36E2">
        <w:rPr>
          <w:rFonts w:ascii="Arial" w:hAnsi="Arial" w:cs="Arial"/>
          <w:sz w:val="22"/>
          <w:szCs w:val="22"/>
        </w:rPr>
        <w:t>NRT</w:t>
      </w:r>
      <w:r w:rsidRPr="001E36E2">
        <w:rPr>
          <w:rFonts w:ascii="Arial" w:hAnsi="Arial" w:cs="Arial"/>
          <w:sz w:val="22"/>
          <w:szCs w:val="22"/>
        </w:rPr>
        <w:t>_OBSERVATIONS_013_04</w:t>
      </w:r>
      <w:r w:rsidR="00B021BE" w:rsidRPr="001E36E2">
        <w:rPr>
          <w:rFonts w:ascii="Arial" w:hAnsi="Arial" w:cs="Arial"/>
          <w:sz w:val="22"/>
          <w:szCs w:val="22"/>
        </w:rPr>
        <w:t>8</w:t>
      </w:r>
      <w:r w:rsidRPr="001E36E2">
        <w:rPr>
          <w:rFonts w:ascii="Arial" w:hAnsi="Arial" w:cs="Arial"/>
          <w:sz w:val="22"/>
          <w:szCs w:val="22"/>
        </w:rPr>
        <w:t xml:space="preserve"> product from the CMEMS distribution is assessed through the horizontal and vertical data coverage along time for the following variables/datasets:</w:t>
      </w:r>
    </w:p>
    <w:p w14:paraId="52F12A47" w14:textId="49A1227C" w:rsidR="009130C9" w:rsidRPr="001E36E2" w:rsidRDefault="00EC1448" w:rsidP="001E36E2">
      <w:pPr>
        <w:snapToGrid w:val="0"/>
        <w:spacing w:before="120" w:after="120"/>
        <w:jc w:val="both"/>
        <w:rPr>
          <w:ins w:id="8" w:author="Microsoft Office User" w:date="2020-06-15T13:10:00Z"/>
          <w:rFonts w:ascii="Arial" w:hAnsi="Arial" w:cs="Arial"/>
          <w:sz w:val="22"/>
          <w:szCs w:val="22"/>
        </w:rPr>
      </w:pPr>
      <w:ins w:id="9" w:author="Microsoft Office User" w:date="2020-06-15T10:01:00Z">
        <w:r w:rsidRPr="001E36E2">
          <w:rPr>
            <w:rFonts w:ascii="Arial" w:hAnsi="Arial" w:cs="Arial"/>
            <w:sz w:val="22"/>
            <w:szCs w:val="22"/>
          </w:rPr>
          <w:t xml:space="preserve">This document provides a description of the information related to the assessment of the spatio-temporal coverage of the </w:t>
        </w:r>
      </w:ins>
      <w:ins w:id="10" w:author="Microsoft Office User" w:date="2020-06-15T16:43:00Z">
        <w:r w:rsidR="006C0CD7" w:rsidRPr="001E36E2">
          <w:rPr>
            <w:rFonts w:ascii="Arial" w:hAnsi="Arial" w:cs="Arial"/>
            <w:sz w:val="22"/>
            <w:szCs w:val="22"/>
          </w:rPr>
          <w:t xml:space="preserve">4 </w:t>
        </w:r>
      </w:ins>
      <w:ins w:id="11" w:author="Microsoft Office User" w:date="2020-06-15T10:01:00Z">
        <w:r w:rsidRPr="001E36E2">
          <w:rPr>
            <w:rFonts w:ascii="Arial" w:hAnsi="Arial" w:cs="Arial"/>
            <w:sz w:val="22"/>
            <w:szCs w:val="22"/>
          </w:rPr>
          <w:t>datasets</w:t>
        </w:r>
      </w:ins>
      <w:ins w:id="12" w:author="Microsoft Office User" w:date="2020-06-15T16:43:00Z">
        <w:r w:rsidR="006C0CD7" w:rsidRPr="001E36E2">
          <w:rPr>
            <w:rFonts w:ascii="Arial" w:hAnsi="Arial" w:cs="Arial"/>
            <w:sz w:val="22"/>
            <w:szCs w:val="22"/>
          </w:rPr>
          <w:t xml:space="preserve"> </w:t>
        </w:r>
      </w:ins>
      <w:ins w:id="13" w:author="Microsoft Office User" w:date="2020-06-15T10:01:00Z">
        <w:r w:rsidRPr="001E36E2">
          <w:rPr>
            <w:rFonts w:ascii="Arial" w:hAnsi="Arial" w:cs="Arial"/>
            <w:sz w:val="22"/>
            <w:szCs w:val="22"/>
          </w:rPr>
          <w:t xml:space="preserve">within this data product that is available in near real time through </w:t>
        </w:r>
      </w:ins>
      <w:ins w:id="14" w:author="Microsoft Office User" w:date="2020-06-15T19:13:00Z">
        <w:r w:rsidR="00C3006B">
          <w:rPr>
            <w:rFonts w:ascii="Arial" w:hAnsi="Arial" w:cs="Arial"/>
            <w:sz w:val="22"/>
            <w:szCs w:val="22"/>
          </w:rPr>
          <w:t>different services (i.e. dashboard, monitoring)</w:t>
        </w:r>
      </w:ins>
      <w:ins w:id="15" w:author="Microsoft Office User" w:date="2020-06-15T10:01:00Z">
        <w:r w:rsidRPr="001E36E2">
          <w:rPr>
            <w:rFonts w:ascii="Arial" w:hAnsi="Arial" w:cs="Arial"/>
            <w:sz w:val="22"/>
            <w:szCs w:val="22"/>
          </w:rPr>
          <w:t xml:space="preserve"> from </w:t>
        </w:r>
      </w:ins>
      <w:ins w:id="16" w:author="Microsoft Office User" w:date="2020-06-15T16:44:00Z">
        <w:r w:rsidR="006C0CD7" w:rsidRPr="001E36E2">
          <w:rPr>
            <w:rFonts w:ascii="Arial" w:hAnsi="Arial" w:cs="Arial"/>
            <w:sz w:val="22"/>
            <w:szCs w:val="22"/>
          </w:rPr>
          <w:fldChar w:fldCharType="begin"/>
        </w:r>
        <w:r w:rsidR="006C0CD7" w:rsidRPr="001E36E2">
          <w:rPr>
            <w:rFonts w:ascii="Arial" w:hAnsi="Arial" w:cs="Arial"/>
            <w:sz w:val="22"/>
            <w:szCs w:val="22"/>
          </w:rPr>
          <w:instrText xml:space="preserve"> HYPERLINK "marineinsitu.eu" </w:instrText>
        </w:r>
        <w:r w:rsidR="006C0CD7" w:rsidRPr="001E36E2">
          <w:rPr>
            <w:rFonts w:ascii="Arial" w:hAnsi="Arial" w:cs="Arial"/>
            <w:sz w:val="22"/>
            <w:szCs w:val="22"/>
          </w:rPr>
        </w:r>
        <w:r w:rsidR="006C0CD7" w:rsidRPr="001E36E2">
          <w:rPr>
            <w:rFonts w:ascii="Arial" w:hAnsi="Arial" w:cs="Arial"/>
            <w:sz w:val="22"/>
            <w:szCs w:val="22"/>
          </w:rPr>
          <w:fldChar w:fldCharType="separate"/>
        </w:r>
        <w:r w:rsidRPr="001E36E2">
          <w:rPr>
            <w:rStyle w:val="Hipervnculo"/>
            <w:rFonts w:ascii="Arial" w:hAnsi="Arial" w:cs="Arial"/>
            <w:sz w:val="22"/>
            <w:szCs w:val="22"/>
          </w:rPr>
          <w:t>mairineinsitu.eu.</w:t>
        </w:r>
        <w:r w:rsidR="006C0CD7" w:rsidRPr="001E36E2">
          <w:rPr>
            <w:rFonts w:ascii="Arial" w:hAnsi="Arial" w:cs="Arial"/>
            <w:sz w:val="22"/>
            <w:szCs w:val="22"/>
          </w:rPr>
          <w:fldChar w:fldCharType="end"/>
        </w:r>
      </w:ins>
      <w:ins w:id="17" w:author="Microsoft Office User" w:date="2020-06-15T10:01:00Z">
        <w:r w:rsidRPr="001E36E2">
          <w:rPr>
            <w:rFonts w:ascii="Arial" w:hAnsi="Arial" w:cs="Arial"/>
            <w:sz w:val="22"/>
            <w:szCs w:val="22"/>
          </w:rPr>
          <w:t xml:space="preserve"> </w:t>
        </w:r>
      </w:ins>
    </w:p>
    <w:p w14:paraId="6908B056" w14:textId="4EFCEA4A" w:rsidR="00C7433C" w:rsidRPr="001E36E2" w:rsidRDefault="00C7433C" w:rsidP="00C7433C">
      <w:pPr>
        <w:pStyle w:val="Prrafodelista"/>
        <w:numPr>
          <w:ilvl w:val="0"/>
          <w:numId w:val="8"/>
        </w:numPr>
        <w:jc w:val="both"/>
        <w:rPr>
          <w:rFonts w:ascii="Arial" w:hAnsi="Arial" w:cs="Arial"/>
          <w:b/>
          <w:bCs/>
          <w:sz w:val="22"/>
          <w:szCs w:val="22"/>
        </w:rPr>
      </w:pPr>
      <w:r w:rsidRPr="00C0189F">
        <w:rPr>
          <w:rFonts w:ascii="Arial" w:hAnsi="Arial" w:cs="Arial"/>
          <w:b/>
          <w:bCs/>
          <w:sz w:val="22"/>
          <w:szCs w:val="22"/>
        </w:rPr>
        <w:t xml:space="preserve">SURFACE WATER VELOCITY </w:t>
      </w:r>
      <w:ins w:id="18" w:author="Microsoft Office User" w:date="2020-06-15T16:44:00Z">
        <w:r w:rsidR="006C0CD7" w:rsidRPr="00C0189F">
          <w:rPr>
            <w:rFonts w:ascii="Arial" w:hAnsi="Arial" w:cs="Arial"/>
            <w:b/>
            <w:bCs/>
            <w:sz w:val="22"/>
            <w:szCs w:val="22"/>
          </w:rPr>
          <w:t>f</w:t>
        </w:r>
      </w:ins>
      <w:r w:rsidRPr="00C0189F">
        <w:rPr>
          <w:rFonts w:ascii="Arial" w:hAnsi="Arial" w:cs="Arial"/>
          <w:b/>
          <w:bCs/>
          <w:sz w:val="22"/>
          <w:szCs w:val="22"/>
        </w:rPr>
        <w:t>rom High Frequency Radars (“radar_total” dataset)</w:t>
      </w:r>
    </w:p>
    <w:p w14:paraId="137F15B0" w14:textId="16DC9A7A" w:rsidR="00542A81" w:rsidRPr="001E36E2" w:rsidRDefault="00C7433C" w:rsidP="00EC1448">
      <w:pPr>
        <w:ind w:left="420"/>
        <w:jc w:val="both"/>
        <w:rPr>
          <w:ins w:id="19" w:author="Microsoft Office User" w:date="2020-06-15T13:10:00Z"/>
          <w:rFonts w:ascii="Arial" w:hAnsi="Arial" w:cs="Arial"/>
          <w:sz w:val="22"/>
          <w:szCs w:val="22"/>
        </w:rPr>
      </w:pPr>
      <w:r w:rsidRPr="001E36E2">
        <w:rPr>
          <w:rFonts w:ascii="Arial" w:hAnsi="Arial" w:cs="Arial"/>
          <w:sz w:val="22"/>
          <w:szCs w:val="22"/>
        </w:rPr>
        <w:t>In the case of the radar_total data set, the SURFACE WATER VELOCITY consists in maps of near-surface zonal and meridional velocities measured by High Frequency radars (HF radars, as acronym HFR). These variables are distributed along with standard deviation of near-surface zonal and meridional velocities, Geometrical Dilution of Precision (GDOP), quality flags and metadata.</w:t>
      </w:r>
    </w:p>
    <w:p w14:paraId="281EF152" w14:textId="2058F07E" w:rsidR="009130C9" w:rsidRPr="001E36E2" w:rsidRDefault="009130C9" w:rsidP="001E36E2">
      <w:pPr>
        <w:spacing w:before="120" w:after="120"/>
        <w:ind w:left="420"/>
        <w:jc w:val="both"/>
        <w:rPr>
          <w:rFonts w:ascii="Arial" w:hAnsi="Arial" w:cs="Arial"/>
          <w:sz w:val="22"/>
          <w:szCs w:val="22"/>
        </w:rPr>
      </w:pPr>
      <w:ins w:id="20" w:author="Microsoft Office User" w:date="2020-06-15T13:10:00Z">
        <w:r w:rsidRPr="001E36E2">
          <w:rPr>
            <w:rFonts w:ascii="Arial" w:hAnsi="Arial" w:cs="Arial"/>
            <w:sz w:val="22"/>
            <w:szCs w:val="22"/>
          </w:rPr>
          <w:t xml:space="preserve">This assessment complements the synthesis quality overview (SQO) document: </w:t>
        </w:r>
        <w:commentRangeStart w:id="21"/>
        <w:r w:rsidRPr="001E36E2">
          <w:rPr>
            <w:rFonts w:ascii="Arial" w:hAnsi="Arial" w:cs="Arial"/>
            <w:sz w:val="22"/>
            <w:szCs w:val="22"/>
            <w:highlight w:val="cyan"/>
          </w:rPr>
          <w:t>CMEMS-INS-</w:t>
        </w:r>
      </w:ins>
      <w:ins w:id="22" w:author="Microsoft Office User" w:date="2020-06-15T16:46:00Z">
        <w:r w:rsidR="006C0CD7" w:rsidRPr="001E36E2">
          <w:rPr>
            <w:rFonts w:ascii="Arial" w:hAnsi="Arial" w:cs="Arial"/>
            <w:sz w:val="22"/>
            <w:szCs w:val="22"/>
            <w:highlight w:val="cyan"/>
          </w:rPr>
          <w:t>SQO</w:t>
        </w:r>
      </w:ins>
      <w:ins w:id="23" w:author="Microsoft Office User" w:date="2020-06-15T13:10:00Z">
        <w:r w:rsidRPr="001E36E2">
          <w:rPr>
            <w:rFonts w:ascii="Arial" w:hAnsi="Arial" w:cs="Arial"/>
            <w:sz w:val="22"/>
            <w:szCs w:val="22"/>
            <w:highlight w:val="cyan"/>
          </w:rPr>
          <w:t>-013-044</w:t>
        </w:r>
      </w:ins>
      <w:commentRangeEnd w:id="21"/>
      <w:ins w:id="24" w:author="Microsoft Office User" w:date="2020-06-15T16:46:00Z">
        <w:r w:rsidR="006C0CD7" w:rsidRPr="001E36E2">
          <w:rPr>
            <w:rStyle w:val="Refdecomentario"/>
            <w:rFonts w:ascii="Arial" w:eastAsiaTheme="minorEastAsia" w:hAnsi="Arial" w:cs="Arial"/>
            <w:color w:val="000000" w:themeColor="text1"/>
            <w:sz w:val="22"/>
            <w:szCs w:val="22"/>
            <w:lang w:eastAsia="fr-FR"/>
          </w:rPr>
          <w:commentReference w:id="21"/>
        </w:r>
      </w:ins>
      <w:ins w:id="25" w:author="Microsoft Office User" w:date="2020-06-15T13:10:00Z">
        <w:r w:rsidRPr="001E36E2">
          <w:rPr>
            <w:rFonts w:ascii="Arial" w:hAnsi="Arial" w:cs="Arial"/>
            <w:sz w:val="22"/>
            <w:szCs w:val="22"/>
          </w:rPr>
          <w:t xml:space="preserve"> </w:t>
        </w:r>
      </w:ins>
      <w:ins w:id="26" w:author="Microsoft Office User" w:date="2020-06-15T16:47:00Z">
        <w:r w:rsidR="006C0CD7" w:rsidRPr="001E36E2">
          <w:rPr>
            <w:rFonts w:ascii="Arial" w:hAnsi="Arial" w:cs="Arial"/>
            <w:sz w:val="22"/>
            <w:szCs w:val="22"/>
          </w:rPr>
          <w:t>which includes further details of the</w:t>
        </w:r>
      </w:ins>
      <w:ins w:id="27" w:author="Microsoft Office User" w:date="2020-06-15T13:10:00Z">
        <w:r w:rsidRPr="001E36E2">
          <w:rPr>
            <w:rFonts w:ascii="Arial" w:hAnsi="Arial" w:cs="Arial"/>
            <w:sz w:val="22"/>
            <w:szCs w:val="22"/>
          </w:rPr>
          <w:t xml:space="preserve"> historical performance of the best </w:t>
        </w:r>
      </w:ins>
      <w:ins w:id="28" w:author="Microsoft Office User" w:date="2020-06-15T13:11:00Z">
        <w:r w:rsidRPr="001E36E2">
          <w:rPr>
            <w:rFonts w:ascii="Arial" w:hAnsi="Arial" w:cs="Arial"/>
            <w:sz w:val="22"/>
            <w:szCs w:val="22"/>
          </w:rPr>
          <w:t xml:space="preserve">radar_total </w:t>
        </w:r>
      </w:ins>
      <w:ins w:id="29" w:author="Microsoft Office User" w:date="2020-06-15T13:10:00Z">
        <w:r w:rsidRPr="001E36E2">
          <w:rPr>
            <w:rFonts w:ascii="Arial" w:hAnsi="Arial" w:cs="Arial"/>
            <w:sz w:val="22"/>
            <w:szCs w:val="22"/>
          </w:rPr>
          <w:t xml:space="preserve">datasets  </w:t>
        </w:r>
      </w:ins>
      <w:ins w:id="30" w:author="Microsoft Office User" w:date="2020-06-15T16:47:00Z">
        <w:r w:rsidR="006C0CD7" w:rsidRPr="001E36E2">
          <w:rPr>
            <w:rFonts w:ascii="Arial" w:hAnsi="Arial" w:cs="Arial"/>
            <w:sz w:val="22"/>
            <w:szCs w:val="22"/>
          </w:rPr>
          <w:t>that</w:t>
        </w:r>
      </w:ins>
      <w:ins w:id="31" w:author="Microsoft Office User" w:date="2020-06-15T13:10:00Z">
        <w:r w:rsidRPr="001E36E2">
          <w:rPr>
            <w:rFonts w:ascii="Arial" w:hAnsi="Arial" w:cs="Arial"/>
            <w:sz w:val="22"/>
            <w:szCs w:val="22"/>
          </w:rPr>
          <w:t xml:space="preserve"> is updated every 6 months.  </w:t>
        </w:r>
      </w:ins>
    </w:p>
    <w:p w14:paraId="15FF1AF4" w14:textId="4F5FD383" w:rsidR="00040BDC" w:rsidRPr="001E36E2" w:rsidRDefault="00C7433C" w:rsidP="001E36E2">
      <w:pPr>
        <w:spacing w:before="120" w:after="120"/>
        <w:ind w:left="420"/>
        <w:jc w:val="both"/>
        <w:rPr>
          <w:ins w:id="32" w:author="Microsoft Office User" w:date="2020-06-15T10:13:00Z"/>
          <w:rFonts w:ascii="Arial" w:hAnsi="Arial" w:cs="Arial"/>
          <w:sz w:val="22"/>
          <w:szCs w:val="22"/>
        </w:rPr>
      </w:pPr>
      <w:r w:rsidRPr="001E36E2">
        <w:rPr>
          <w:rFonts w:ascii="Arial" w:hAnsi="Arial" w:cs="Arial"/>
          <w:sz w:val="22"/>
          <w:szCs w:val="22"/>
        </w:rPr>
        <w:t>To control both spatial and temporal availability of the surface water velocity maps</w:t>
      </w:r>
      <w:ins w:id="33" w:author="Microsoft Office User" w:date="2020-06-15T12:57:00Z">
        <w:r w:rsidR="0018562B" w:rsidRPr="001E36E2">
          <w:rPr>
            <w:rFonts w:ascii="Arial" w:hAnsi="Arial" w:cs="Arial"/>
            <w:sz w:val="22"/>
            <w:szCs w:val="22"/>
          </w:rPr>
          <w:t xml:space="preserve"> for each HFR </w:t>
        </w:r>
      </w:ins>
      <w:ins w:id="34" w:author="Microsoft Office User" w:date="2020-06-15T17:22:00Z">
        <w:r w:rsidR="006A5E24" w:rsidRPr="00C0189F">
          <w:rPr>
            <w:rFonts w:ascii="Arial" w:hAnsi="Arial" w:cs="Arial"/>
            <w:sz w:val="22"/>
            <w:szCs w:val="22"/>
          </w:rPr>
          <w:t xml:space="preserve">total </w:t>
        </w:r>
      </w:ins>
      <w:ins w:id="35" w:author="Microsoft Office User" w:date="2020-06-15T12:57:00Z">
        <w:r w:rsidR="0018562B" w:rsidRPr="001E36E2">
          <w:rPr>
            <w:rFonts w:ascii="Arial" w:hAnsi="Arial" w:cs="Arial"/>
            <w:sz w:val="22"/>
            <w:szCs w:val="22"/>
          </w:rPr>
          <w:t>platform</w:t>
        </w:r>
      </w:ins>
      <w:r w:rsidRPr="001E36E2">
        <w:rPr>
          <w:rFonts w:ascii="Arial" w:hAnsi="Arial" w:cs="Arial"/>
          <w:sz w:val="22"/>
          <w:szCs w:val="22"/>
        </w:rPr>
        <w:t>, we use</w:t>
      </w:r>
      <w:ins w:id="36" w:author="Microsoft Office User" w:date="2020-06-15T10:13:00Z">
        <w:r w:rsidR="00040BDC" w:rsidRPr="001E36E2">
          <w:rPr>
            <w:rFonts w:ascii="Arial" w:hAnsi="Arial" w:cs="Arial"/>
            <w:sz w:val="22"/>
            <w:szCs w:val="22"/>
          </w:rPr>
          <w:t>:</w:t>
        </w:r>
      </w:ins>
    </w:p>
    <w:p w14:paraId="29F9F682" w14:textId="32867AB1" w:rsidR="000772AB" w:rsidRPr="00C0189F" w:rsidRDefault="000772AB" w:rsidP="006A5E24">
      <w:pPr>
        <w:pStyle w:val="Prrafodelista"/>
        <w:numPr>
          <w:ilvl w:val="0"/>
          <w:numId w:val="20"/>
        </w:numPr>
        <w:jc w:val="both"/>
        <w:rPr>
          <w:ins w:id="37" w:author="Microsoft Office User" w:date="2020-06-15T17:03:00Z"/>
          <w:rFonts w:ascii="Arial" w:eastAsiaTheme="minorHAnsi" w:hAnsi="Arial" w:cs="Arial"/>
          <w:sz w:val="22"/>
          <w:szCs w:val="22"/>
        </w:rPr>
      </w:pPr>
      <w:ins w:id="38" w:author="Microsoft Office User" w:date="2020-06-15T17:08:00Z">
        <w:r w:rsidRPr="00C0189F">
          <w:rPr>
            <w:rFonts w:ascii="Arial" w:hAnsi="Arial" w:cs="Arial"/>
            <w:sz w:val="22"/>
            <w:szCs w:val="22"/>
          </w:rPr>
          <w:t xml:space="preserve">the </w:t>
        </w:r>
      </w:ins>
      <w:ins w:id="39" w:author="Microsoft Office User" w:date="2020-06-15T17:04:00Z">
        <w:r w:rsidRPr="001E36E2">
          <w:rPr>
            <w:rFonts w:ascii="Arial" w:hAnsi="Arial" w:cs="Arial"/>
            <w:b/>
            <w:sz w:val="22"/>
            <w:szCs w:val="22"/>
          </w:rPr>
          <w:t xml:space="preserve">spatial </w:t>
        </w:r>
      </w:ins>
      <w:ins w:id="40" w:author="Microsoft Office User" w:date="2020-06-15T17:12:00Z">
        <w:r w:rsidRPr="001E36E2">
          <w:rPr>
            <w:rFonts w:ascii="Arial" w:hAnsi="Arial" w:cs="Arial"/>
            <w:b/>
            <w:sz w:val="22"/>
            <w:szCs w:val="22"/>
          </w:rPr>
          <w:t xml:space="preserve">data </w:t>
        </w:r>
      </w:ins>
      <w:ins w:id="41" w:author="Microsoft Office User" w:date="2020-06-15T17:04:00Z">
        <w:r w:rsidRPr="001E36E2">
          <w:rPr>
            <w:rFonts w:ascii="Arial" w:hAnsi="Arial" w:cs="Arial"/>
            <w:b/>
            <w:sz w:val="22"/>
            <w:szCs w:val="22"/>
          </w:rPr>
          <w:t xml:space="preserve">coverage </w:t>
        </w:r>
      </w:ins>
      <w:ins w:id="42" w:author="Microsoft Office User" w:date="2020-06-15T17:12:00Z">
        <w:r w:rsidRPr="001E36E2">
          <w:rPr>
            <w:rFonts w:ascii="Arial" w:hAnsi="Arial" w:cs="Arial"/>
            <w:b/>
            <w:sz w:val="22"/>
            <w:szCs w:val="22"/>
          </w:rPr>
          <w:t xml:space="preserve">of each </w:t>
        </w:r>
      </w:ins>
      <w:ins w:id="43" w:author="Microsoft Office User" w:date="2020-06-15T17:18:00Z">
        <w:r w:rsidR="006A5E24" w:rsidRPr="001E36E2">
          <w:rPr>
            <w:rFonts w:ascii="Arial" w:hAnsi="Arial" w:cs="Arial"/>
            <w:b/>
            <w:sz w:val="22"/>
            <w:szCs w:val="22"/>
          </w:rPr>
          <w:t>HFR</w:t>
        </w:r>
      </w:ins>
      <w:ins w:id="44" w:author="Microsoft Office User" w:date="2020-06-15T17:22:00Z">
        <w:r w:rsidR="006A5E24" w:rsidRPr="001E36E2">
          <w:rPr>
            <w:rFonts w:ascii="Arial" w:hAnsi="Arial" w:cs="Arial"/>
            <w:sz w:val="22"/>
            <w:szCs w:val="22"/>
          </w:rPr>
          <w:t xml:space="preserve"> total</w:t>
        </w:r>
      </w:ins>
      <w:ins w:id="45" w:author="Microsoft Office User" w:date="2020-06-15T17:12:00Z">
        <w:r w:rsidRPr="00C0189F">
          <w:rPr>
            <w:rFonts w:ascii="Arial" w:hAnsi="Arial" w:cs="Arial"/>
            <w:sz w:val="22"/>
            <w:szCs w:val="22"/>
          </w:rPr>
          <w:t xml:space="preserve"> platform</w:t>
        </w:r>
      </w:ins>
      <w:ins w:id="46" w:author="Microsoft Office User" w:date="2020-06-15T17:13:00Z">
        <w:r w:rsidRPr="00C0189F">
          <w:rPr>
            <w:rFonts w:ascii="Arial" w:hAnsi="Arial" w:cs="Arial"/>
            <w:sz w:val="22"/>
            <w:szCs w:val="22"/>
          </w:rPr>
          <w:t xml:space="preserve">, </w:t>
        </w:r>
      </w:ins>
      <w:ins w:id="47" w:author="Microsoft Office User" w:date="2020-06-15T17:14:00Z">
        <w:r w:rsidR="006A5E24" w:rsidRPr="00C0189F">
          <w:rPr>
            <w:rFonts w:ascii="Arial" w:hAnsi="Arial" w:cs="Arial"/>
            <w:sz w:val="22"/>
            <w:szCs w:val="22"/>
          </w:rPr>
          <w:t>showing</w:t>
        </w:r>
      </w:ins>
      <w:ins w:id="48" w:author="Microsoft Office User" w:date="2020-06-15T17:13:00Z">
        <w:r w:rsidR="006A5E24" w:rsidRPr="00C0189F">
          <w:rPr>
            <w:rFonts w:ascii="Arial" w:hAnsi="Arial" w:cs="Arial"/>
            <w:sz w:val="22"/>
            <w:szCs w:val="22"/>
          </w:rPr>
          <w:t xml:space="preserve"> the area where there was surface current data for </w:t>
        </w:r>
      </w:ins>
      <w:ins w:id="49" w:author="Microsoft Office User" w:date="2020-06-15T17:14:00Z">
        <w:r w:rsidR="006A5E24" w:rsidRPr="00C0189F">
          <w:rPr>
            <w:rFonts w:ascii="Arial" w:hAnsi="Arial" w:cs="Arial"/>
            <w:sz w:val="22"/>
            <w:szCs w:val="22"/>
          </w:rPr>
          <w:t xml:space="preserve">at least the </w:t>
        </w:r>
      </w:ins>
      <w:ins w:id="50" w:author="Microsoft Office User" w:date="2020-06-15T17:13:00Z">
        <w:r w:rsidR="006A5E24" w:rsidRPr="00C0189F">
          <w:rPr>
            <w:rFonts w:ascii="Arial" w:hAnsi="Arial" w:cs="Arial"/>
            <w:sz w:val="22"/>
            <w:szCs w:val="22"/>
          </w:rPr>
          <w:t xml:space="preserve">80% </w:t>
        </w:r>
      </w:ins>
      <w:ins w:id="51" w:author="Microsoft Office User" w:date="2020-06-15T19:14:00Z">
        <w:r w:rsidR="00487070">
          <w:rPr>
            <w:rFonts w:ascii="Arial" w:hAnsi="Arial" w:cs="Arial"/>
            <w:sz w:val="22"/>
            <w:szCs w:val="22"/>
          </w:rPr>
          <w:t>during</w:t>
        </w:r>
      </w:ins>
      <w:ins w:id="52" w:author="Microsoft Office User" w:date="2020-06-15T17:13:00Z">
        <w:r w:rsidR="006A5E24" w:rsidRPr="00C0189F">
          <w:rPr>
            <w:rFonts w:ascii="Arial" w:hAnsi="Arial" w:cs="Arial"/>
            <w:sz w:val="22"/>
            <w:szCs w:val="22"/>
          </w:rPr>
          <w:t xml:space="preserve"> the </w:t>
        </w:r>
      </w:ins>
      <w:ins w:id="53" w:author="Microsoft Office User" w:date="2020-06-15T17:36:00Z">
        <w:r w:rsidR="00C0189F" w:rsidRPr="00C0189F">
          <w:rPr>
            <w:rFonts w:ascii="Arial" w:hAnsi="Arial" w:cs="Arial"/>
            <w:sz w:val="22"/>
            <w:szCs w:val="22"/>
          </w:rPr>
          <w:t>last hour</w:t>
        </w:r>
      </w:ins>
      <w:ins w:id="54" w:author="Microsoft Office User" w:date="2020-06-15T17:13:00Z">
        <w:r w:rsidR="006A5E24" w:rsidRPr="00C0189F">
          <w:rPr>
            <w:rFonts w:ascii="Arial" w:hAnsi="Arial" w:cs="Arial"/>
            <w:sz w:val="22"/>
            <w:szCs w:val="22"/>
          </w:rPr>
          <w:t>.</w:t>
        </w:r>
      </w:ins>
      <w:ins w:id="55" w:author="Microsoft Office User" w:date="2020-06-15T17:17:00Z">
        <w:r w:rsidR="006A5E24" w:rsidRPr="00C0189F">
          <w:rPr>
            <w:rFonts w:ascii="Arial" w:hAnsi="Arial" w:cs="Arial"/>
            <w:sz w:val="22"/>
            <w:szCs w:val="22"/>
          </w:rPr>
          <w:t xml:space="preserve"> </w:t>
        </w:r>
      </w:ins>
      <w:ins w:id="56" w:author="Microsoft Office User" w:date="2020-06-15T17:10:00Z">
        <w:r w:rsidRPr="00C0189F">
          <w:rPr>
            <w:rFonts w:ascii="Arial" w:hAnsi="Arial" w:cs="Arial"/>
            <w:sz w:val="22"/>
            <w:szCs w:val="22"/>
          </w:rPr>
          <w:t xml:space="preserve">To compute this metric, we </w:t>
        </w:r>
      </w:ins>
      <w:ins w:id="57" w:author="Microsoft Office User" w:date="2020-06-15T17:14:00Z">
        <w:r w:rsidR="006A5E24" w:rsidRPr="00C0189F">
          <w:rPr>
            <w:rFonts w:ascii="Arial" w:hAnsi="Arial" w:cs="Arial"/>
            <w:sz w:val="22"/>
            <w:szCs w:val="22"/>
          </w:rPr>
          <w:t>first calculate</w:t>
        </w:r>
      </w:ins>
      <w:ins w:id="58" w:author="Microsoft Office User" w:date="2020-06-15T17:10:00Z">
        <w:r w:rsidRPr="00C0189F">
          <w:rPr>
            <w:rFonts w:ascii="Arial" w:hAnsi="Arial" w:cs="Arial"/>
            <w:sz w:val="22"/>
            <w:szCs w:val="22"/>
          </w:rPr>
          <w:t xml:space="preserve"> the temporal data </w:t>
        </w:r>
      </w:ins>
      <w:ins w:id="59" w:author="Microsoft Office User" w:date="2020-06-15T17:15:00Z">
        <w:r w:rsidR="006A5E24" w:rsidRPr="00C0189F">
          <w:rPr>
            <w:rFonts w:ascii="Arial" w:hAnsi="Arial" w:cs="Arial"/>
            <w:sz w:val="22"/>
            <w:szCs w:val="22"/>
          </w:rPr>
          <w:t>coverage</w:t>
        </w:r>
      </w:ins>
      <w:ins w:id="60" w:author="Microsoft Office User" w:date="2020-06-15T17:10:00Z">
        <w:r w:rsidRPr="00C0189F">
          <w:rPr>
            <w:rFonts w:ascii="Arial" w:hAnsi="Arial" w:cs="Arial"/>
            <w:sz w:val="22"/>
            <w:szCs w:val="22"/>
          </w:rPr>
          <w:t xml:space="preserve"> of each radar </w:t>
        </w:r>
      </w:ins>
      <w:ins w:id="61" w:author="Microsoft Office User" w:date="2020-06-15T17:26:00Z">
        <w:r w:rsidR="00B355DD" w:rsidRPr="001E36E2">
          <w:rPr>
            <w:rFonts w:ascii="Arial" w:hAnsi="Arial" w:cs="Arial"/>
            <w:sz w:val="22"/>
            <w:szCs w:val="22"/>
          </w:rPr>
          <w:t xml:space="preserve">total </w:t>
        </w:r>
      </w:ins>
      <w:ins w:id="62" w:author="Microsoft Office User" w:date="2020-06-15T17:10:00Z">
        <w:r w:rsidRPr="00C0189F">
          <w:rPr>
            <w:rFonts w:ascii="Arial" w:hAnsi="Arial" w:cs="Arial"/>
            <w:sz w:val="22"/>
            <w:szCs w:val="22"/>
          </w:rPr>
          <w:t xml:space="preserve">grid point </w:t>
        </w:r>
      </w:ins>
      <w:ins w:id="63" w:author="Microsoft Office User" w:date="2020-06-15T19:14:00Z">
        <w:r w:rsidR="00487070">
          <w:rPr>
            <w:rFonts w:ascii="Arial" w:hAnsi="Arial" w:cs="Arial"/>
            <w:sz w:val="22"/>
            <w:szCs w:val="22"/>
          </w:rPr>
          <w:t>flagged</w:t>
        </w:r>
      </w:ins>
      <w:ins w:id="64" w:author="Microsoft Office User" w:date="2020-06-15T19:15:00Z">
        <w:r w:rsidR="00487070">
          <w:rPr>
            <w:rFonts w:ascii="Arial" w:hAnsi="Arial" w:cs="Arial"/>
            <w:sz w:val="22"/>
            <w:szCs w:val="22"/>
          </w:rPr>
          <w:t xml:space="preserve"> </w:t>
        </w:r>
      </w:ins>
      <w:ins w:id="65" w:author="Microsoft Office User" w:date="2020-06-15T17:23:00Z">
        <w:r w:rsidR="006A5E24" w:rsidRPr="001E36E2">
          <w:rPr>
            <w:rFonts w:ascii="Arial" w:hAnsi="Arial" w:cs="Arial"/>
            <w:sz w:val="22"/>
            <w:szCs w:val="22"/>
          </w:rPr>
          <w:t xml:space="preserve">with good or probably good data (QCflag=1 or 2, respectively) </w:t>
        </w:r>
      </w:ins>
      <w:ins w:id="66" w:author="Microsoft Office User" w:date="2020-06-15T17:03:00Z">
        <w:r w:rsidRPr="00C0189F">
          <w:rPr>
            <w:rFonts w:ascii="Arial" w:hAnsi="Arial" w:cs="Arial"/>
            <w:sz w:val="22"/>
            <w:szCs w:val="22"/>
          </w:rPr>
          <w:t xml:space="preserve">in near-real time for the last hour available of the </w:t>
        </w:r>
      </w:ins>
      <w:ins w:id="67" w:author="Microsoft Office User" w:date="2020-06-15T17:15:00Z">
        <w:r w:rsidR="006A5E24" w:rsidRPr="00C0189F">
          <w:rPr>
            <w:rFonts w:ascii="Arial" w:hAnsi="Arial" w:cs="Arial"/>
            <w:sz w:val="22"/>
            <w:szCs w:val="22"/>
          </w:rPr>
          <w:t xml:space="preserve">last </w:t>
        </w:r>
      </w:ins>
      <w:ins w:id="68" w:author="Microsoft Office User" w:date="2020-06-15T17:03:00Z">
        <w:r w:rsidRPr="00C0189F">
          <w:rPr>
            <w:rFonts w:ascii="Arial" w:hAnsi="Arial" w:cs="Arial"/>
            <w:sz w:val="22"/>
            <w:szCs w:val="22"/>
          </w:rPr>
          <w:t xml:space="preserve">daily file </w:t>
        </w:r>
      </w:ins>
      <w:ins w:id="69" w:author="Microsoft Office User" w:date="2020-06-15T17:16:00Z">
        <w:r w:rsidR="006A5E24" w:rsidRPr="00C0189F">
          <w:rPr>
            <w:rFonts w:ascii="Arial" w:hAnsi="Arial" w:cs="Arial"/>
            <w:sz w:val="22"/>
            <w:szCs w:val="22"/>
          </w:rPr>
          <w:t>(archived in the</w:t>
        </w:r>
      </w:ins>
      <w:ins w:id="70" w:author="Microsoft Office User" w:date="2020-06-15T17:03:00Z">
        <w:r w:rsidRPr="00C0189F">
          <w:rPr>
            <w:rFonts w:ascii="Arial" w:hAnsi="Arial" w:cs="Arial"/>
            <w:sz w:val="22"/>
            <w:szCs w:val="22"/>
          </w:rPr>
          <w:t xml:space="preserve"> folder /latest</w:t>
        </w:r>
      </w:ins>
      <w:ins w:id="71" w:author="Microsoft Office User" w:date="2020-06-15T17:16:00Z">
        <w:r w:rsidR="006A5E24" w:rsidRPr="00C0189F">
          <w:rPr>
            <w:rFonts w:ascii="Arial" w:hAnsi="Arial" w:cs="Arial"/>
            <w:sz w:val="22"/>
            <w:szCs w:val="22"/>
          </w:rPr>
          <w:t>)</w:t>
        </w:r>
      </w:ins>
      <w:ins w:id="72" w:author="Microsoft Office User" w:date="2020-06-15T17:36:00Z">
        <w:r w:rsidR="00C0189F">
          <w:rPr>
            <w:rFonts w:ascii="Arial" w:hAnsi="Arial" w:cs="Arial"/>
            <w:sz w:val="22"/>
            <w:szCs w:val="22"/>
          </w:rPr>
          <w:t xml:space="preserve">. </w:t>
        </w:r>
      </w:ins>
      <w:ins w:id="73" w:author="Microsoft Office User" w:date="2020-06-15T19:15:00Z">
        <w:r w:rsidR="00487070">
          <w:rPr>
            <w:rFonts w:ascii="Arial" w:hAnsi="Arial" w:cs="Arial"/>
            <w:sz w:val="22"/>
            <w:szCs w:val="22"/>
          </w:rPr>
          <w:t>Finally</w:t>
        </w:r>
      </w:ins>
      <w:ins w:id="74" w:author="Microsoft Office User" w:date="2020-06-15T17:36:00Z">
        <w:r w:rsidR="00C0189F">
          <w:rPr>
            <w:rFonts w:ascii="Arial" w:hAnsi="Arial" w:cs="Arial"/>
            <w:sz w:val="22"/>
            <w:szCs w:val="22"/>
          </w:rPr>
          <w:t>,</w:t>
        </w:r>
      </w:ins>
      <w:ins w:id="75" w:author="Microsoft Office User" w:date="2020-06-15T17:16:00Z">
        <w:r w:rsidR="006A5E24" w:rsidRPr="00C0189F">
          <w:rPr>
            <w:rFonts w:ascii="Arial" w:hAnsi="Arial" w:cs="Arial"/>
            <w:sz w:val="22"/>
            <w:szCs w:val="22"/>
          </w:rPr>
          <w:t xml:space="preserve"> only those points with a percentage of data availability higher than 80% are considered.</w:t>
        </w:r>
      </w:ins>
      <w:ins w:id="76" w:author="Microsoft Office User" w:date="2020-06-15T17:03:00Z">
        <w:r w:rsidRPr="00C0189F">
          <w:rPr>
            <w:rFonts w:ascii="Arial" w:hAnsi="Arial" w:cs="Arial"/>
            <w:sz w:val="22"/>
            <w:szCs w:val="22"/>
          </w:rPr>
          <w:t xml:space="preserve"> </w:t>
        </w:r>
      </w:ins>
    </w:p>
    <w:p w14:paraId="11A692C9" w14:textId="0E505DF3" w:rsidR="007F6507" w:rsidRPr="00C0189F" w:rsidRDefault="00C7433C" w:rsidP="00040BDC">
      <w:pPr>
        <w:pStyle w:val="Prrafodelista"/>
        <w:numPr>
          <w:ilvl w:val="0"/>
          <w:numId w:val="20"/>
        </w:numPr>
        <w:jc w:val="both"/>
        <w:rPr>
          <w:ins w:id="77" w:author="Microsoft Office User" w:date="2020-06-15T17:02:00Z"/>
          <w:rFonts w:ascii="Arial" w:hAnsi="Arial" w:cs="Arial"/>
          <w:sz w:val="22"/>
          <w:szCs w:val="22"/>
        </w:rPr>
      </w:pPr>
      <w:r w:rsidRPr="001E36E2">
        <w:rPr>
          <w:rFonts w:ascii="Arial" w:hAnsi="Arial" w:cs="Arial"/>
          <w:sz w:val="22"/>
          <w:szCs w:val="22"/>
        </w:rPr>
        <w:t xml:space="preserve">the </w:t>
      </w:r>
      <w:r w:rsidRPr="001E36E2">
        <w:rPr>
          <w:rFonts w:ascii="Arial" w:hAnsi="Arial" w:cs="Arial"/>
          <w:b/>
          <w:sz w:val="22"/>
          <w:szCs w:val="22"/>
        </w:rPr>
        <w:t>80/80 coverage metric</w:t>
      </w:r>
      <w:r w:rsidRPr="001E36E2">
        <w:rPr>
          <w:rFonts w:ascii="Arial" w:hAnsi="Arial" w:cs="Arial"/>
          <w:sz w:val="22"/>
          <w:szCs w:val="22"/>
        </w:rPr>
        <w:t xml:space="preserve"> as suggested by Roarty, et al. 2012</w:t>
      </w:r>
      <w:ins w:id="78" w:author="Microsoft Office User" w:date="2020-06-15T17:01:00Z">
        <w:r w:rsidR="007F6507" w:rsidRPr="00C0189F">
          <w:rPr>
            <w:rFonts w:ascii="Arial" w:hAnsi="Arial" w:cs="Arial"/>
            <w:sz w:val="22"/>
            <w:szCs w:val="22"/>
          </w:rPr>
          <w:t>, showing the temporal and spatial coverage of surface c</w:t>
        </w:r>
      </w:ins>
      <w:ins w:id="79" w:author="Microsoft Office User" w:date="2020-06-15T17:02:00Z">
        <w:r w:rsidR="007F6507" w:rsidRPr="00C0189F">
          <w:rPr>
            <w:rFonts w:ascii="Arial" w:hAnsi="Arial" w:cs="Arial"/>
            <w:sz w:val="22"/>
            <w:szCs w:val="22"/>
          </w:rPr>
          <w:t xml:space="preserve">urrents provided by each individual HF radar </w:t>
        </w:r>
      </w:ins>
      <w:ins w:id="80" w:author="Microsoft Office User" w:date="2020-06-15T17:24:00Z">
        <w:r w:rsidR="00B355DD" w:rsidRPr="001E36E2">
          <w:rPr>
            <w:rFonts w:ascii="Arial" w:hAnsi="Arial" w:cs="Arial"/>
            <w:sz w:val="22"/>
            <w:szCs w:val="22"/>
          </w:rPr>
          <w:t xml:space="preserve">total </w:t>
        </w:r>
      </w:ins>
      <w:ins w:id="81" w:author="Microsoft Office User" w:date="2020-06-15T17:02:00Z">
        <w:r w:rsidR="007F6507" w:rsidRPr="00C0189F">
          <w:rPr>
            <w:rFonts w:ascii="Arial" w:hAnsi="Arial" w:cs="Arial"/>
            <w:sz w:val="22"/>
            <w:szCs w:val="22"/>
          </w:rPr>
          <w:t>platform over the last month (</w:t>
        </w:r>
      </w:ins>
      <w:ins w:id="82" w:author="Microsoft Office User" w:date="2020-06-15T17:18:00Z">
        <w:r w:rsidR="006A5E24" w:rsidRPr="00C0189F">
          <w:rPr>
            <w:rFonts w:ascii="Arial" w:hAnsi="Arial" w:cs="Arial"/>
            <w:sz w:val="22"/>
            <w:szCs w:val="22"/>
          </w:rPr>
          <w:t xml:space="preserve">as </w:t>
        </w:r>
      </w:ins>
      <w:ins w:id="83" w:author="Microsoft Office User" w:date="2020-06-15T17:02:00Z">
        <w:r w:rsidR="007F6507" w:rsidRPr="00C0189F">
          <w:rPr>
            <w:rFonts w:ascii="Arial" w:hAnsi="Arial" w:cs="Arial"/>
            <w:sz w:val="22"/>
            <w:szCs w:val="22"/>
          </w:rPr>
          <w:t>available in the folder /monthly)</w:t>
        </w:r>
      </w:ins>
      <w:r w:rsidRPr="001E36E2">
        <w:rPr>
          <w:rFonts w:ascii="Arial" w:hAnsi="Arial" w:cs="Arial"/>
          <w:b/>
          <w:sz w:val="22"/>
          <w:szCs w:val="22"/>
        </w:rPr>
        <w:t xml:space="preserve">. </w:t>
      </w:r>
      <w:r w:rsidRPr="001E36E2">
        <w:rPr>
          <w:rFonts w:ascii="Arial" w:hAnsi="Arial" w:cs="Arial"/>
          <w:sz w:val="22"/>
          <w:szCs w:val="22"/>
        </w:rPr>
        <w:t>To compute this metric, we define a spatial area of reference which consist in all the grid points with at least one time step of available good data (i.e. QCflag=1) for the target period. Then the % of time steps where the spatial coverage is equal or higher than 80% of the reference area is computed, considering only good (i.e. QCflag=1) and probably good data (i.e. QCflag=2). This metric allows to check if the system has reached the goal of providing surface currents over the 80% of the area during 80% of the time</w:t>
      </w:r>
      <w:ins w:id="84" w:author="Microsoft Office User" w:date="2020-06-15T17:03:00Z">
        <w:r w:rsidR="000772AB" w:rsidRPr="00C0189F">
          <w:rPr>
            <w:rFonts w:ascii="Arial" w:hAnsi="Arial" w:cs="Arial"/>
            <w:sz w:val="22"/>
            <w:szCs w:val="22"/>
          </w:rPr>
          <w:t xml:space="preserve"> (</w:t>
        </w:r>
      </w:ins>
      <w:ins w:id="85" w:author="Microsoft Office User" w:date="2020-06-15T19:16:00Z">
        <w:r w:rsidR="00487070">
          <w:rPr>
            <w:rFonts w:ascii="Arial" w:hAnsi="Arial" w:cs="Arial"/>
            <w:sz w:val="22"/>
            <w:szCs w:val="22"/>
          </w:rPr>
          <w:t xml:space="preserve">point of </w:t>
        </w:r>
      </w:ins>
      <w:ins w:id="86" w:author="Microsoft Office User" w:date="2020-06-15T17:03:00Z">
        <w:r w:rsidR="000772AB" w:rsidRPr="00C0189F">
          <w:rPr>
            <w:rFonts w:ascii="Arial" w:hAnsi="Arial" w:cs="Arial"/>
            <w:sz w:val="22"/>
            <w:szCs w:val="22"/>
          </w:rPr>
          <w:t>intersecti</w:t>
        </w:r>
      </w:ins>
      <w:ins w:id="87" w:author="Microsoft Office User" w:date="2020-06-15T19:16:00Z">
        <w:r w:rsidR="00487070">
          <w:rPr>
            <w:rFonts w:ascii="Arial" w:hAnsi="Arial" w:cs="Arial"/>
            <w:sz w:val="22"/>
            <w:szCs w:val="22"/>
          </w:rPr>
          <w:t>on of the</w:t>
        </w:r>
      </w:ins>
      <w:ins w:id="88" w:author="Microsoft Office User" w:date="2020-06-15T17:03:00Z">
        <w:r w:rsidR="000772AB" w:rsidRPr="00C0189F">
          <w:rPr>
            <w:rFonts w:ascii="Arial" w:hAnsi="Arial" w:cs="Arial"/>
            <w:sz w:val="22"/>
            <w:szCs w:val="22"/>
          </w:rPr>
          <w:t xml:space="preserve"> lines </w:t>
        </w:r>
      </w:ins>
      <w:ins w:id="89" w:author="Microsoft Office User" w:date="2020-06-15T19:16:00Z">
        <w:r w:rsidR="00487070">
          <w:rPr>
            <w:rFonts w:ascii="Arial" w:hAnsi="Arial" w:cs="Arial"/>
            <w:sz w:val="22"/>
            <w:szCs w:val="22"/>
          </w:rPr>
          <w:t>with</w:t>
        </w:r>
      </w:ins>
      <w:ins w:id="90" w:author="Microsoft Office User" w:date="2020-06-15T17:04:00Z">
        <w:r w:rsidR="000772AB" w:rsidRPr="00C0189F">
          <w:rPr>
            <w:rFonts w:ascii="Arial" w:hAnsi="Arial" w:cs="Arial"/>
            <w:sz w:val="22"/>
            <w:szCs w:val="22"/>
          </w:rPr>
          <w:t xml:space="preserve"> </w:t>
        </w:r>
      </w:ins>
      <w:ins w:id="91" w:author="Microsoft Office User" w:date="2020-06-15T17:03:00Z">
        <w:r w:rsidR="000772AB" w:rsidRPr="00C0189F">
          <w:rPr>
            <w:rFonts w:ascii="Arial" w:hAnsi="Arial" w:cs="Arial"/>
            <w:sz w:val="22"/>
            <w:szCs w:val="22"/>
          </w:rPr>
          <w:t>80% temporal and 80% spatial coverages)</w:t>
        </w:r>
      </w:ins>
      <w:r w:rsidRPr="001E36E2">
        <w:rPr>
          <w:rFonts w:ascii="Arial" w:hAnsi="Arial" w:cs="Arial"/>
          <w:sz w:val="22"/>
          <w:szCs w:val="22"/>
        </w:rPr>
        <w:t xml:space="preserve">. </w:t>
      </w:r>
    </w:p>
    <w:p w14:paraId="0938F59A" w14:textId="19A7BE63" w:rsidR="0018562B" w:rsidRPr="001E36E2" w:rsidRDefault="0018562B" w:rsidP="001E36E2">
      <w:pPr>
        <w:ind w:left="720"/>
        <w:jc w:val="both"/>
        <w:rPr>
          <w:ins w:id="92" w:author="Microsoft Office User" w:date="2020-06-15T10:14:00Z"/>
          <w:rFonts w:ascii="Arial" w:eastAsiaTheme="minorHAnsi" w:hAnsi="Arial" w:cs="Arial"/>
          <w:sz w:val="22"/>
          <w:szCs w:val="22"/>
        </w:rPr>
      </w:pPr>
      <w:ins w:id="93" w:author="Microsoft Office User" w:date="2020-06-15T12:58:00Z">
        <w:r w:rsidRPr="001E36E2">
          <w:rPr>
            <w:rFonts w:ascii="Arial" w:hAnsi="Arial" w:cs="Arial"/>
            <w:sz w:val="22"/>
            <w:szCs w:val="22"/>
          </w:rPr>
          <w:t xml:space="preserve">To </w:t>
        </w:r>
      </w:ins>
      <w:ins w:id="94" w:author="Microsoft Office User" w:date="2020-06-15T12:57:00Z">
        <w:r w:rsidRPr="001E36E2">
          <w:rPr>
            <w:rFonts w:ascii="Arial" w:hAnsi="Arial" w:cs="Arial"/>
            <w:sz w:val="22"/>
            <w:szCs w:val="22"/>
          </w:rPr>
          <w:t xml:space="preserve"> provide a global view of the </w:t>
        </w:r>
      </w:ins>
      <w:ins w:id="95" w:author="Microsoft Office User" w:date="2020-06-15T12:58:00Z">
        <w:r w:rsidRPr="001E36E2">
          <w:rPr>
            <w:rFonts w:ascii="Arial" w:hAnsi="Arial" w:cs="Arial"/>
            <w:sz w:val="22"/>
            <w:szCs w:val="22"/>
          </w:rPr>
          <w:t xml:space="preserve">HFR </w:t>
        </w:r>
      </w:ins>
      <w:ins w:id="96" w:author="Microsoft Office User" w:date="2020-06-15T12:57:00Z">
        <w:r w:rsidRPr="001E36E2">
          <w:rPr>
            <w:rFonts w:ascii="Arial" w:hAnsi="Arial" w:cs="Arial"/>
            <w:sz w:val="22"/>
            <w:szCs w:val="22"/>
          </w:rPr>
          <w:t>network performance</w:t>
        </w:r>
      </w:ins>
      <w:ins w:id="97" w:author="Microsoft Office User" w:date="2020-06-15T12:58:00Z">
        <w:r w:rsidRPr="001E36E2">
          <w:rPr>
            <w:rFonts w:ascii="Arial" w:hAnsi="Arial" w:cs="Arial"/>
            <w:sz w:val="22"/>
            <w:szCs w:val="22"/>
          </w:rPr>
          <w:t xml:space="preserve"> in terms of data availability</w:t>
        </w:r>
      </w:ins>
      <w:ins w:id="98" w:author="Microsoft Office User" w:date="2020-06-15T16:53:00Z">
        <w:r w:rsidR="007F6507" w:rsidRPr="001E36E2">
          <w:rPr>
            <w:rFonts w:ascii="Arial" w:hAnsi="Arial" w:cs="Arial"/>
            <w:sz w:val="22"/>
            <w:szCs w:val="22"/>
          </w:rPr>
          <w:t>, the information to be considered is</w:t>
        </w:r>
      </w:ins>
      <w:ins w:id="99" w:author="Microsoft Office User" w:date="2020-06-15T12:58:00Z">
        <w:r w:rsidRPr="001E36E2">
          <w:rPr>
            <w:rFonts w:ascii="Arial" w:hAnsi="Arial" w:cs="Arial"/>
            <w:sz w:val="22"/>
            <w:szCs w:val="22"/>
          </w:rPr>
          <w:t xml:space="preserve">: </w:t>
        </w:r>
      </w:ins>
    </w:p>
    <w:p w14:paraId="3864073F" w14:textId="1393D8B1" w:rsidR="00040BDC" w:rsidRPr="001E36E2" w:rsidRDefault="00040BDC" w:rsidP="00040BDC">
      <w:pPr>
        <w:pStyle w:val="Prrafodelista"/>
        <w:numPr>
          <w:ilvl w:val="0"/>
          <w:numId w:val="20"/>
        </w:numPr>
        <w:jc w:val="both"/>
        <w:rPr>
          <w:rFonts w:ascii="Arial" w:hAnsi="Arial" w:cs="Arial"/>
          <w:sz w:val="22"/>
          <w:szCs w:val="22"/>
        </w:rPr>
      </w:pPr>
      <w:ins w:id="100" w:author="Microsoft Office User" w:date="2020-06-15T10:16:00Z">
        <w:r w:rsidRPr="001E36E2">
          <w:rPr>
            <w:rFonts w:ascii="Arial" w:hAnsi="Arial" w:cs="Arial"/>
            <w:sz w:val="22"/>
            <w:szCs w:val="22"/>
          </w:rPr>
          <w:t xml:space="preserve">the </w:t>
        </w:r>
        <w:r w:rsidRPr="001E36E2">
          <w:rPr>
            <w:rFonts w:ascii="Arial" w:hAnsi="Arial" w:cs="Arial"/>
            <w:b/>
            <w:sz w:val="22"/>
            <w:szCs w:val="22"/>
          </w:rPr>
          <w:t xml:space="preserve">number of </w:t>
        </w:r>
      </w:ins>
      <w:ins w:id="101" w:author="Microsoft Office User" w:date="2020-06-15T16:51:00Z">
        <w:r w:rsidR="006C0CD7" w:rsidRPr="001E36E2">
          <w:rPr>
            <w:rFonts w:ascii="Arial" w:hAnsi="Arial" w:cs="Arial"/>
            <w:b/>
            <w:sz w:val="22"/>
            <w:szCs w:val="22"/>
          </w:rPr>
          <w:t xml:space="preserve">HFR </w:t>
        </w:r>
      </w:ins>
      <w:ins w:id="102" w:author="Microsoft Office User" w:date="2020-06-15T17:24:00Z">
        <w:r w:rsidR="00B355DD" w:rsidRPr="001E36E2">
          <w:rPr>
            <w:rFonts w:ascii="Arial" w:hAnsi="Arial" w:cs="Arial"/>
            <w:b/>
            <w:sz w:val="22"/>
            <w:szCs w:val="22"/>
          </w:rPr>
          <w:t xml:space="preserve">total </w:t>
        </w:r>
      </w:ins>
      <w:ins w:id="103" w:author="Microsoft Office User" w:date="2020-06-15T10:16:00Z">
        <w:r w:rsidRPr="001E36E2">
          <w:rPr>
            <w:rFonts w:ascii="Arial" w:hAnsi="Arial" w:cs="Arial"/>
            <w:b/>
            <w:sz w:val="22"/>
            <w:szCs w:val="22"/>
          </w:rPr>
          <w:t>platforms</w:t>
        </w:r>
        <w:r w:rsidRPr="001E36E2">
          <w:rPr>
            <w:rFonts w:ascii="Arial" w:hAnsi="Arial" w:cs="Arial"/>
            <w:sz w:val="22"/>
            <w:szCs w:val="22"/>
          </w:rPr>
          <w:t xml:space="preserve"> </w:t>
        </w:r>
      </w:ins>
      <w:ins w:id="104" w:author="Microsoft Office User" w:date="2020-06-15T16:51:00Z">
        <w:r w:rsidR="006C0CD7" w:rsidRPr="00C0189F">
          <w:rPr>
            <w:rFonts w:ascii="Arial" w:hAnsi="Arial" w:cs="Arial"/>
            <w:sz w:val="22"/>
            <w:szCs w:val="22"/>
          </w:rPr>
          <w:t xml:space="preserve">available </w:t>
        </w:r>
      </w:ins>
      <w:ins w:id="105" w:author="Microsoft Office User" w:date="2020-06-15T10:16:00Z">
        <w:r w:rsidRPr="001E36E2">
          <w:rPr>
            <w:rFonts w:ascii="Arial" w:hAnsi="Arial" w:cs="Arial"/>
            <w:sz w:val="22"/>
            <w:szCs w:val="22"/>
          </w:rPr>
          <w:t>over the last month</w:t>
        </w:r>
      </w:ins>
      <w:ins w:id="106" w:author="Microsoft Office User" w:date="2020-06-15T10:30:00Z">
        <w:r w:rsidR="00A755EF" w:rsidRPr="00C0189F">
          <w:rPr>
            <w:rFonts w:ascii="Arial" w:hAnsi="Arial" w:cs="Arial"/>
            <w:sz w:val="22"/>
            <w:szCs w:val="22"/>
          </w:rPr>
          <w:t xml:space="preserve"> as an indicative of</w:t>
        </w:r>
      </w:ins>
      <w:ins w:id="107" w:author="Microsoft Office User" w:date="2020-06-15T16:51:00Z">
        <w:r w:rsidR="006C0CD7" w:rsidRPr="00C0189F">
          <w:rPr>
            <w:rFonts w:ascii="Arial" w:hAnsi="Arial" w:cs="Arial"/>
            <w:sz w:val="22"/>
            <w:szCs w:val="22"/>
          </w:rPr>
          <w:t xml:space="preserve"> the uptimes of </w:t>
        </w:r>
      </w:ins>
      <w:ins w:id="108" w:author="Microsoft Office User" w:date="2020-06-15T17:46:00Z">
        <w:r w:rsidR="008300F7">
          <w:rPr>
            <w:rFonts w:ascii="Arial" w:hAnsi="Arial" w:cs="Arial"/>
            <w:sz w:val="22"/>
            <w:szCs w:val="22"/>
          </w:rPr>
          <w:t>all</w:t>
        </w:r>
      </w:ins>
      <w:ins w:id="109" w:author="Microsoft Office User" w:date="2020-06-15T16:51:00Z">
        <w:r w:rsidR="006C0CD7" w:rsidRPr="00C0189F">
          <w:rPr>
            <w:rFonts w:ascii="Arial" w:hAnsi="Arial" w:cs="Arial"/>
            <w:sz w:val="22"/>
            <w:szCs w:val="22"/>
          </w:rPr>
          <w:t xml:space="preserve"> </w:t>
        </w:r>
      </w:ins>
      <w:ins w:id="110" w:author="Microsoft Office User" w:date="2020-06-15T17:24:00Z">
        <w:r w:rsidR="00B355DD" w:rsidRPr="001E36E2">
          <w:rPr>
            <w:rFonts w:ascii="Arial" w:hAnsi="Arial" w:cs="Arial"/>
            <w:sz w:val="22"/>
            <w:szCs w:val="22"/>
          </w:rPr>
          <w:t xml:space="preserve">platforms </w:t>
        </w:r>
      </w:ins>
      <w:ins w:id="111" w:author="Microsoft Office User" w:date="2020-06-15T17:46:00Z">
        <w:r w:rsidR="008300F7">
          <w:rPr>
            <w:rFonts w:ascii="Arial" w:hAnsi="Arial" w:cs="Arial"/>
            <w:sz w:val="22"/>
            <w:szCs w:val="22"/>
          </w:rPr>
          <w:t>included in</w:t>
        </w:r>
      </w:ins>
      <w:ins w:id="112" w:author="Microsoft Office User" w:date="2020-06-15T16:51:00Z">
        <w:r w:rsidR="006C0CD7" w:rsidRPr="00C0189F">
          <w:rPr>
            <w:rFonts w:ascii="Arial" w:hAnsi="Arial" w:cs="Arial"/>
            <w:sz w:val="22"/>
            <w:szCs w:val="22"/>
          </w:rPr>
          <w:t xml:space="preserve"> the network</w:t>
        </w:r>
      </w:ins>
      <w:ins w:id="113" w:author="Microsoft Office User" w:date="2020-06-15T16:52:00Z">
        <w:r w:rsidR="006C0CD7" w:rsidRPr="00C0189F">
          <w:rPr>
            <w:rFonts w:ascii="Arial" w:hAnsi="Arial" w:cs="Arial"/>
            <w:sz w:val="22"/>
            <w:szCs w:val="22"/>
          </w:rPr>
          <w:t xml:space="preserve"> that are providing surface current data</w:t>
        </w:r>
      </w:ins>
      <w:ins w:id="114" w:author="Microsoft Office User" w:date="2020-06-15T16:59:00Z">
        <w:r w:rsidR="007F6507" w:rsidRPr="00C0189F">
          <w:rPr>
            <w:rFonts w:ascii="Arial" w:hAnsi="Arial" w:cs="Arial"/>
            <w:sz w:val="22"/>
            <w:szCs w:val="22"/>
          </w:rPr>
          <w:t xml:space="preserve"> and that are available in the radar_total dataset.</w:t>
        </w:r>
      </w:ins>
      <w:ins w:id="115" w:author="Microsoft Office User" w:date="2020-06-15T17:19:00Z">
        <w:r w:rsidR="006A5E24" w:rsidRPr="00C0189F">
          <w:rPr>
            <w:rFonts w:ascii="Arial" w:hAnsi="Arial" w:cs="Arial"/>
            <w:sz w:val="22"/>
            <w:szCs w:val="22"/>
          </w:rPr>
          <w:t xml:space="preserve"> This metric is computed from the index_last.txt files available in the folder of the dataset</w:t>
        </w:r>
      </w:ins>
    </w:p>
    <w:p w14:paraId="1CE700DF" w14:textId="2353D28A" w:rsidR="007F6507" w:rsidRPr="00C0189F" w:rsidRDefault="00040BDC" w:rsidP="007F6507">
      <w:pPr>
        <w:pStyle w:val="Prrafodelista"/>
        <w:numPr>
          <w:ilvl w:val="0"/>
          <w:numId w:val="20"/>
        </w:numPr>
        <w:jc w:val="both"/>
        <w:rPr>
          <w:ins w:id="116" w:author="Microsoft Office User" w:date="2020-06-15T16:59:00Z"/>
          <w:rFonts w:ascii="Arial" w:hAnsi="Arial" w:cs="Arial"/>
          <w:sz w:val="22"/>
          <w:szCs w:val="22"/>
        </w:rPr>
      </w:pPr>
      <w:ins w:id="117" w:author="Microsoft Office User" w:date="2020-06-15T10:16:00Z">
        <w:r w:rsidRPr="001E36E2">
          <w:rPr>
            <w:rFonts w:ascii="Arial" w:hAnsi="Arial" w:cs="Arial"/>
            <w:sz w:val="22"/>
            <w:szCs w:val="22"/>
          </w:rPr>
          <w:t xml:space="preserve">the </w:t>
        </w:r>
        <w:r w:rsidRPr="001E36E2">
          <w:rPr>
            <w:rFonts w:ascii="Arial" w:hAnsi="Arial" w:cs="Arial"/>
            <w:b/>
            <w:sz w:val="22"/>
            <w:szCs w:val="22"/>
          </w:rPr>
          <w:t xml:space="preserve">number of </w:t>
        </w:r>
      </w:ins>
      <w:ins w:id="118" w:author="Microsoft Office User" w:date="2020-06-15T16:52:00Z">
        <w:r w:rsidR="006C0CD7" w:rsidRPr="001E36E2">
          <w:rPr>
            <w:rFonts w:ascii="Arial" w:hAnsi="Arial" w:cs="Arial"/>
            <w:b/>
            <w:sz w:val="22"/>
            <w:szCs w:val="22"/>
          </w:rPr>
          <w:t>HFR</w:t>
        </w:r>
        <w:r w:rsidR="007F6507" w:rsidRPr="001E36E2">
          <w:rPr>
            <w:rFonts w:ascii="Arial" w:hAnsi="Arial" w:cs="Arial"/>
            <w:b/>
            <w:sz w:val="22"/>
            <w:szCs w:val="22"/>
          </w:rPr>
          <w:t xml:space="preserve"> surface current </w:t>
        </w:r>
      </w:ins>
      <w:ins w:id="119" w:author="Microsoft Office User" w:date="2020-06-15T10:16:00Z">
        <w:r w:rsidRPr="001E36E2">
          <w:rPr>
            <w:rFonts w:ascii="Arial" w:hAnsi="Arial" w:cs="Arial"/>
            <w:b/>
            <w:sz w:val="22"/>
            <w:szCs w:val="22"/>
          </w:rPr>
          <w:t>files</w:t>
        </w:r>
        <w:r w:rsidRPr="001E36E2">
          <w:rPr>
            <w:rFonts w:ascii="Arial" w:hAnsi="Arial" w:cs="Arial"/>
            <w:sz w:val="22"/>
            <w:szCs w:val="22"/>
          </w:rPr>
          <w:t xml:space="preserve"> available in the different folders (historical, latest, monthly)</w:t>
        </w:r>
      </w:ins>
      <w:ins w:id="120" w:author="Microsoft Office User" w:date="2020-06-15T10:30:00Z">
        <w:r w:rsidR="00A755EF" w:rsidRPr="00C0189F">
          <w:rPr>
            <w:rFonts w:ascii="Arial" w:hAnsi="Arial" w:cs="Arial"/>
            <w:sz w:val="22"/>
            <w:szCs w:val="22"/>
          </w:rPr>
          <w:t xml:space="preserve"> as an indicative of</w:t>
        </w:r>
      </w:ins>
      <w:ins w:id="121" w:author="Microsoft Office User" w:date="2020-06-15T16:53:00Z">
        <w:r w:rsidR="007F6507" w:rsidRPr="00C0189F">
          <w:rPr>
            <w:rFonts w:ascii="Arial" w:hAnsi="Arial" w:cs="Arial"/>
            <w:sz w:val="22"/>
            <w:szCs w:val="22"/>
          </w:rPr>
          <w:t xml:space="preserve"> the temporal data availability along different periods</w:t>
        </w:r>
      </w:ins>
      <w:ins w:id="122" w:author="Microsoft Office User" w:date="2020-06-15T17:25:00Z">
        <w:r w:rsidR="00B355DD" w:rsidRPr="00C0189F">
          <w:rPr>
            <w:rFonts w:cs="Arial"/>
          </w:rPr>
          <w:t xml:space="preserve"> for the entire network</w:t>
        </w:r>
      </w:ins>
      <w:ins w:id="123" w:author="Microsoft Office User" w:date="2020-06-15T16:53:00Z">
        <w:r w:rsidR="007F6507" w:rsidRPr="00C0189F">
          <w:rPr>
            <w:rFonts w:ascii="Arial" w:hAnsi="Arial" w:cs="Arial"/>
            <w:sz w:val="22"/>
            <w:szCs w:val="22"/>
          </w:rPr>
          <w:t xml:space="preserve">. </w:t>
        </w:r>
      </w:ins>
      <w:commentRangeStart w:id="124"/>
      <w:ins w:id="125" w:author="Microsoft Office User" w:date="2020-06-15T17:20:00Z">
        <w:r w:rsidR="006A5E24" w:rsidRPr="00C0189F">
          <w:rPr>
            <w:rFonts w:ascii="Arial" w:hAnsi="Arial" w:cs="Arial"/>
            <w:sz w:val="22"/>
            <w:szCs w:val="22"/>
          </w:rPr>
          <w:t xml:space="preserve">This metric is computed from the information included in the different index files of the dataset. </w:t>
        </w:r>
        <w:commentRangeEnd w:id="124"/>
        <w:r w:rsidR="006A5E24" w:rsidRPr="001E36E2">
          <w:rPr>
            <w:rStyle w:val="Refdecomentario"/>
            <w:rFonts w:ascii="Arial" w:eastAsiaTheme="minorEastAsia" w:hAnsi="Arial" w:cs="Arial"/>
            <w:color w:val="000000" w:themeColor="text1"/>
            <w:sz w:val="22"/>
            <w:szCs w:val="22"/>
            <w:lang w:eastAsia="fr-FR"/>
          </w:rPr>
          <w:commentReference w:id="124"/>
        </w:r>
      </w:ins>
    </w:p>
    <w:p w14:paraId="053F99B0" w14:textId="77777777" w:rsidR="007F6507" w:rsidRPr="00C0189F" w:rsidRDefault="007F6507" w:rsidP="001E36E2">
      <w:pPr>
        <w:pStyle w:val="Prrafodelista"/>
        <w:ind w:left="1195"/>
        <w:jc w:val="both"/>
        <w:rPr>
          <w:rFonts w:ascii="Arial" w:hAnsi="Arial" w:cs="Arial"/>
          <w:sz w:val="22"/>
          <w:szCs w:val="22"/>
        </w:rPr>
      </w:pPr>
    </w:p>
    <w:p w14:paraId="699E9E7C" w14:textId="249FE195" w:rsidR="00724E97" w:rsidRPr="001E36E2" w:rsidRDefault="00A4149A" w:rsidP="00724E97">
      <w:pPr>
        <w:pStyle w:val="Prrafodelista"/>
        <w:numPr>
          <w:ilvl w:val="0"/>
          <w:numId w:val="8"/>
        </w:numPr>
        <w:jc w:val="both"/>
        <w:rPr>
          <w:ins w:id="126" w:author="Microsoft Office User" w:date="2020-06-15T12:17:00Z"/>
          <w:rFonts w:ascii="Arial" w:hAnsi="Arial" w:cs="Arial"/>
          <w:b/>
          <w:bCs/>
          <w:sz w:val="22"/>
          <w:szCs w:val="22"/>
        </w:rPr>
      </w:pPr>
      <w:ins w:id="127" w:author="Microsoft Office User" w:date="2020-06-15T18:35:00Z">
        <w:r w:rsidRPr="001E36E2">
          <w:rPr>
            <w:rFonts w:ascii="Arial" w:hAnsi="Arial" w:cs="Arial"/>
            <w:b/>
            <w:bCs/>
            <w:sz w:val="22"/>
            <w:szCs w:val="22"/>
          </w:rPr>
          <w:t>RADIAL VELOCITIES</w:t>
        </w:r>
      </w:ins>
      <w:r w:rsidR="00724E97" w:rsidRPr="001E36E2">
        <w:rPr>
          <w:rFonts w:ascii="Arial" w:hAnsi="Arial" w:cs="Arial"/>
          <w:b/>
          <w:bCs/>
          <w:sz w:val="22"/>
          <w:szCs w:val="22"/>
        </w:rPr>
        <w:t xml:space="preserve"> </w:t>
      </w:r>
      <w:ins w:id="128" w:author="Microsoft Office User" w:date="2020-06-15T16:59:00Z">
        <w:r w:rsidR="007F6507" w:rsidRPr="001E36E2">
          <w:rPr>
            <w:rFonts w:ascii="Arial" w:hAnsi="Arial" w:cs="Arial"/>
            <w:b/>
            <w:bCs/>
            <w:sz w:val="22"/>
            <w:szCs w:val="22"/>
          </w:rPr>
          <w:t xml:space="preserve">from </w:t>
        </w:r>
      </w:ins>
      <w:r w:rsidR="00724E97" w:rsidRPr="001E36E2">
        <w:rPr>
          <w:rFonts w:ascii="Arial" w:hAnsi="Arial" w:cs="Arial"/>
          <w:b/>
          <w:bCs/>
          <w:sz w:val="22"/>
          <w:szCs w:val="22"/>
        </w:rPr>
        <w:t>High Frequency Radars (“radar_radial” dataset)</w:t>
      </w:r>
    </w:p>
    <w:p w14:paraId="61604F5B" w14:textId="69F2D321" w:rsidR="003516A7" w:rsidRPr="001E36E2" w:rsidRDefault="003516A7" w:rsidP="001E36E2">
      <w:pPr>
        <w:ind w:left="720"/>
        <w:jc w:val="both"/>
        <w:rPr>
          <w:ins w:id="129" w:author="Microsoft Office User" w:date="2020-06-15T13:11:00Z"/>
          <w:rFonts w:ascii="Arial" w:hAnsi="Arial" w:cs="Arial"/>
          <w:sz w:val="22"/>
          <w:szCs w:val="22"/>
        </w:rPr>
      </w:pPr>
      <w:ins w:id="130" w:author="Microsoft Office User" w:date="2020-06-15T12:17:00Z">
        <w:r w:rsidRPr="001E36E2">
          <w:rPr>
            <w:rFonts w:ascii="Arial" w:hAnsi="Arial" w:cs="Arial"/>
            <w:sz w:val="22"/>
            <w:szCs w:val="22"/>
          </w:rPr>
          <w:t xml:space="preserve">In the case of the radar_radial data set, the </w:t>
        </w:r>
      </w:ins>
      <w:ins w:id="131" w:author="Microsoft Office User" w:date="2020-06-15T12:20:00Z">
        <w:r w:rsidRPr="001E36E2">
          <w:rPr>
            <w:rFonts w:ascii="Arial" w:hAnsi="Arial" w:cs="Arial"/>
            <w:sz w:val="22"/>
            <w:szCs w:val="22"/>
          </w:rPr>
          <w:t>RADIAL VELOCITIES</w:t>
        </w:r>
      </w:ins>
      <w:ins w:id="132" w:author="Microsoft Office User" w:date="2020-06-15T12:17:00Z">
        <w:r w:rsidRPr="001E36E2">
          <w:rPr>
            <w:rFonts w:ascii="Arial" w:hAnsi="Arial" w:cs="Arial"/>
            <w:sz w:val="22"/>
            <w:szCs w:val="22"/>
          </w:rPr>
          <w:t xml:space="preserve"> </w:t>
        </w:r>
      </w:ins>
      <w:ins w:id="133" w:author="Microsoft Office User" w:date="2020-06-15T13:02:00Z">
        <w:r w:rsidR="0018562B" w:rsidRPr="001E36E2">
          <w:rPr>
            <w:rFonts w:ascii="Arial" w:hAnsi="Arial" w:cs="Arial"/>
            <w:sz w:val="22"/>
            <w:szCs w:val="22"/>
          </w:rPr>
          <w:t>consist</w:t>
        </w:r>
      </w:ins>
      <w:ins w:id="134" w:author="Microsoft Office User" w:date="2020-06-15T12:17:00Z">
        <w:r w:rsidRPr="001E36E2">
          <w:rPr>
            <w:rFonts w:ascii="Arial" w:hAnsi="Arial" w:cs="Arial"/>
            <w:sz w:val="22"/>
            <w:szCs w:val="22"/>
          </w:rPr>
          <w:t xml:space="preserve"> in maps </w:t>
        </w:r>
      </w:ins>
      <w:ins w:id="135" w:author="Microsoft Office User" w:date="2020-06-15T12:19:00Z">
        <w:r w:rsidRPr="001E36E2">
          <w:rPr>
            <w:rFonts w:ascii="Arial" w:hAnsi="Arial" w:cs="Arial"/>
            <w:sz w:val="22"/>
            <w:szCs w:val="22"/>
          </w:rPr>
          <w:t>of the zonal and meridional components of the radial ocean currents on a regular grid in the area covered by the individual radar stations.</w:t>
        </w:r>
      </w:ins>
      <w:ins w:id="136" w:author="Microsoft Office User" w:date="2020-06-15T12:20:00Z">
        <w:r w:rsidRPr="001E36E2">
          <w:rPr>
            <w:rFonts w:ascii="Arial" w:hAnsi="Arial" w:cs="Arial"/>
            <w:sz w:val="22"/>
            <w:szCs w:val="22"/>
          </w:rPr>
          <w:t xml:space="preserve"> </w:t>
        </w:r>
      </w:ins>
      <w:ins w:id="137" w:author="Microsoft Office User" w:date="2020-06-15T12:17:00Z">
        <w:r w:rsidRPr="001E36E2">
          <w:rPr>
            <w:rFonts w:ascii="Arial" w:hAnsi="Arial" w:cs="Arial"/>
            <w:sz w:val="22"/>
            <w:szCs w:val="22"/>
          </w:rPr>
          <w:t xml:space="preserve">These variables are distributed along </w:t>
        </w:r>
        <w:r w:rsidRPr="001E36E2">
          <w:rPr>
            <w:rFonts w:ascii="Arial" w:hAnsi="Arial" w:cs="Arial"/>
            <w:sz w:val="22"/>
            <w:szCs w:val="22"/>
          </w:rPr>
          <w:lastRenderedPageBreak/>
          <w:t xml:space="preserve">with standard deviation of near-surface zonal and meridional </w:t>
        </w:r>
      </w:ins>
      <w:ins w:id="138" w:author="Microsoft Office User" w:date="2020-06-15T13:02:00Z">
        <w:r w:rsidR="0018562B" w:rsidRPr="001E36E2">
          <w:rPr>
            <w:rFonts w:ascii="Arial" w:hAnsi="Arial" w:cs="Arial"/>
            <w:sz w:val="22"/>
            <w:szCs w:val="22"/>
          </w:rPr>
          <w:t>components</w:t>
        </w:r>
      </w:ins>
      <w:ins w:id="139" w:author="Microsoft Office User" w:date="2020-06-15T12:21:00Z">
        <w:r w:rsidRPr="001E36E2">
          <w:rPr>
            <w:rFonts w:ascii="Arial" w:hAnsi="Arial" w:cs="Arial"/>
            <w:sz w:val="22"/>
            <w:szCs w:val="22"/>
          </w:rPr>
          <w:t xml:space="preserve"> of the radial velocities at the surface</w:t>
        </w:r>
      </w:ins>
      <w:ins w:id="140" w:author="Microsoft Office User" w:date="2020-06-15T12:17:00Z">
        <w:r w:rsidRPr="001E36E2">
          <w:rPr>
            <w:rFonts w:ascii="Arial" w:hAnsi="Arial" w:cs="Arial"/>
            <w:sz w:val="22"/>
            <w:szCs w:val="22"/>
          </w:rPr>
          <w:t>, quality flags and metadata.</w:t>
        </w:r>
      </w:ins>
    </w:p>
    <w:p w14:paraId="239A8CC1" w14:textId="5B945164" w:rsidR="009130C9" w:rsidRPr="001E36E2" w:rsidRDefault="007F6507" w:rsidP="001E36E2">
      <w:pPr>
        <w:ind w:left="720"/>
        <w:jc w:val="both"/>
        <w:rPr>
          <w:ins w:id="141" w:author="Microsoft Office User" w:date="2020-06-15T12:17:00Z"/>
          <w:rFonts w:ascii="Arial" w:hAnsi="Arial" w:cs="Arial"/>
          <w:strike/>
          <w:sz w:val="22"/>
          <w:szCs w:val="22"/>
        </w:rPr>
      </w:pPr>
      <w:ins w:id="142" w:author="Microsoft Office User" w:date="2020-06-15T17:00:00Z">
        <w:r w:rsidRPr="001E36E2">
          <w:rPr>
            <w:rFonts w:ascii="Arial" w:hAnsi="Arial" w:cs="Arial"/>
            <w:strike/>
            <w:sz w:val="22"/>
            <w:szCs w:val="22"/>
            <w:highlight w:val="cyan"/>
          </w:rPr>
          <w:t xml:space="preserve">This assessment complements the synthesis quality overview (SQO) document: </w:t>
        </w:r>
        <w:commentRangeStart w:id="143"/>
        <w:r w:rsidRPr="001E36E2">
          <w:rPr>
            <w:rFonts w:ascii="Arial" w:hAnsi="Arial" w:cs="Arial"/>
            <w:strike/>
            <w:sz w:val="22"/>
            <w:szCs w:val="22"/>
            <w:highlight w:val="cyan"/>
          </w:rPr>
          <w:t>CMEMS-INS-SQO-013-044</w:t>
        </w:r>
        <w:commentRangeEnd w:id="143"/>
        <w:r w:rsidRPr="001E36E2">
          <w:rPr>
            <w:strike/>
            <w:highlight w:val="cyan"/>
          </w:rPr>
          <w:commentReference w:id="143"/>
        </w:r>
        <w:r w:rsidRPr="001E36E2">
          <w:rPr>
            <w:rFonts w:ascii="Arial" w:hAnsi="Arial" w:cs="Arial"/>
            <w:strike/>
            <w:sz w:val="22"/>
            <w:szCs w:val="22"/>
            <w:highlight w:val="cyan"/>
          </w:rPr>
          <w:t xml:space="preserve"> which includes further details of the historical performance of the best radar_radial datasets  that is updated every 6 months.</w:t>
        </w:r>
        <w:r w:rsidRPr="001E36E2">
          <w:rPr>
            <w:rFonts w:ascii="Arial" w:hAnsi="Arial" w:cs="Arial"/>
            <w:strike/>
            <w:sz w:val="22"/>
            <w:szCs w:val="22"/>
          </w:rPr>
          <w:t xml:space="preserve">  </w:t>
        </w:r>
      </w:ins>
    </w:p>
    <w:p w14:paraId="265EE87B" w14:textId="77777777" w:rsidR="00B355DD" w:rsidRPr="00C0189F" w:rsidRDefault="00B355DD" w:rsidP="001E36E2">
      <w:pPr>
        <w:ind w:left="720"/>
        <w:jc w:val="both"/>
        <w:rPr>
          <w:ins w:id="144" w:author="Microsoft Office User" w:date="2020-06-15T17:28:00Z"/>
          <w:rFonts w:ascii="Arial" w:hAnsi="Arial" w:cs="Arial"/>
          <w:sz w:val="22"/>
          <w:szCs w:val="22"/>
        </w:rPr>
      </w:pPr>
    </w:p>
    <w:p w14:paraId="62804D70" w14:textId="600F0FAA" w:rsidR="003516A7" w:rsidRPr="001E36E2" w:rsidRDefault="00C0189F" w:rsidP="001E36E2">
      <w:pPr>
        <w:ind w:left="720"/>
        <w:jc w:val="both"/>
        <w:rPr>
          <w:rFonts w:ascii="Arial" w:hAnsi="Arial" w:cs="Arial"/>
          <w:sz w:val="22"/>
          <w:szCs w:val="22"/>
        </w:rPr>
      </w:pPr>
      <w:ins w:id="145" w:author="Microsoft Office User" w:date="2020-06-15T17:40:00Z">
        <w:r>
          <w:rPr>
            <w:rFonts w:ascii="Arial" w:hAnsi="Arial" w:cs="Arial"/>
            <w:sz w:val="22"/>
            <w:szCs w:val="22"/>
          </w:rPr>
          <w:t>Same as for radar_total, t</w:t>
        </w:r>
      </w:ins>
      <w:ins w:id="146" w:author="Microsoft Office User" w:date="2020-06-15T12:17:00Z">
        <w:r w:rsidR="003516A7" w:rsidRPr="001E36E2">
          <w:rPr>
            <w:rFonts w:ascii="Arial" w:hAnsi="Arial" w:cs="Arial"/>
            <w:sz w:val="22"/>
            <w:szCs w:val="22"/>
          </w:rPr>
          <w:t xml:space="preserve">o control both spatial and temporal availability of the </w:t>
        </w:r>
      </w:ins>
      <w:ins w:id="147" w:author="Microsoft Office User" w:date="2020-06-15T12:22:00Z">
        <w:r w:rsidR="003516A7" w:rsidRPr="001E36E2">
          <w:rPr>
            <w:rFonts w:ascii="Arial" w:hAnsi="Arial" w:cs="Arial"/>
            <w:sz w:val="22"/>
            <w:szCs w:val="22"/>
          </w:rPr>
          <w:t>RADIAL VELOCITY</w:t>
        </w:r>
      </w:ins>
      <w:ins w:id="148" w:author="Microsoft Office User" w:date="2020-06-15T12:17:00Z">
        <w:r w:rsidR="003516A7" w:rsidRPr="001E36E2">
          <w:rPr>
            <w:rFonts w:ascii="Arial" w:hAnsi="Arial" w:cs="Arial"/>
            <w:sz w:val="22"/>
            <w:szCs w:val="22"/>
          </w:rPr>
          <w:t xml:space="preserve"> maps, we use:</w:t>
        </w:r>
      </w:ins>
    </w:p>
    <w:p w14:paraId="0DD971B7" w14:textId="37230ECB" w:rsidR="006A5E24" w:rsidRPr="00C0189F" w:rsidRDefault="006A5E24" w:rsidP="00B355DD">
      <w:pPr>
        <w:pStyle w:val="Prrafodelista"/>
        <w:numPr>
          <w:ilvl w:val="0"/>
          <w:numId w:val="20"/>
        </w:numPr>
        <w:jc w:val="both"/>
        <w:rPr>
          <w:ins w:id="149" w:author="Microsoft Office User" w:date="2020-06-15T17:21:00Z"/>
          <w:rFonts w:ascii="Arial" w:eastAsiaTheme="minorHAnsi" w:hAnsi="Arial" w:cs="Arial"/>
          <w:sz w:val="22"/>
          <w:szCs w:val="22"/>
        </w:rPr>
      </w:pPr>
      <w:ins w:id="150" w:author="Microsoft Office User" w:date="2020-06-15T17:21:00Z">
        <w:r w:rsidRPr="00C0189F">
          <w:rPr>
            <w:rFonts w:ascii="Arial" w:hAnsi="Arial" w:cs="Arial"/>
            <w:sz w:val="22"/>
            <w:szCs w:val="22"/>
          </w:rPr>
          <w:t xml:space="preserve">the </w:t>
        </w:r>
        <w:r w:rsidRPr="001E36E2">
          <w:rPr>
            <w:rFonts w:ascii="Arial" w:hAnsi="Arial" w:cs="Arial"/>
            <w:b/>
            <w:sz w:val="22"/>
            <w:szCs w:val="22"/>
          </w:rPr>
          <w:t xml:space="preserve">spatial data coverage of each HFR </w:t>
        </w:r>
      </w:ins>
      <w:ins w:id="151" w:author="Microsoft Office User" w:date="2020-06-15T17:25:00Z">
        <w:r w:rsidR="00B355DD" w:rsidRPr="001E36E2">
          <w:rPr>
            <w:rFonts w:ascii="Arial" w:hAnsi="Arial" w:cs="Arial"/>
            <w:b/>
            <w:sz w:val="22"/>
            <w:szCs w:val="22"/>
          </w:rPr>
          <w:t>radial site</w:t>
        </w:r>
      </w:ins>
      <w:ins w:id="152" w:author="Microsoft Office User" w:date="2020-06-15T17:26:00Z">
        <w:r w:rsidR="00B355DD" w:rsidRPr="001E36E2">
          <w:rPr>
            <w:rFonts w:ascii="Arial" w:hAnsi="Arial" w:cs="Arial"/>
            <w:sz w:val="22"/>
            <w:szCs w:val="22"/>
          </w:rPr>
          <w:t xml:space="preserve"> </w:t>
        </w:r>
      </w:ins>
      <w:ins w:id="153" w:author="Microsoft Office User" w:date="2020-06-15T17:21:00Z">
        <w:r w:rsidRPr="00C0189F">
          <w:rPr>
            <w:rFonts w:ascii="Arial" w:hAnsi="Arial" w:cs="Arial"/>
            <w:sz w:val="22"/>
            <w:szCs w:val="22"/>
          </w:rPr>
          <w:t xml:space="preserve">separately, showing the area where there was </w:t>
        </w:r>
      </w:ins>
      <w:ins w:id="154" w:author="Microsoft Office User" w:date="2020-06-15T17:26:00Z">
        <w:r w:rsidR="00B355DD" w:rsidRPr="001E36E2">
          <w:rPr>
            <w:rFonts w:ascii="Arial" w:hAnsi="Arial" w:cs="Arial"/>
            <w:sz w:val="22"/>
            <w:szCs w:val="22"/>
          </w:rPr>
          <w:t>radial velocity</w:t>
        </w:r>
      </w:ins>
      <w:ins w:id="155" w:author="Microsoft Office User" w:date="2020-06-15T17:21:00Z">
        <w:r w:rsidRPr="00C0189F">
          <w:rPr>
            <w:rFonts w:ascii="Arial" w:hAnsi="Arial" w:cs="Arial"/>
            <w:sz w:val="22"/>
            <w:szCs w:val="22"/>
          </w:rPr>
          <w:t xml:space="preserve"> data for at least the 80% for the last hour available of the last daily file (archived in the folder /latest)</w:t>
        </w:r>
      </w:ins>
      <w:ins w:id="156" w:author="Microsoft Office User" w:date="2020-06-15T17:40:00Z">
        <w:r w:rsidR="00C0189F">
          <w:rPr>
            <w:rFonts w:ascii="Arial" w:hAnsi="Arial" w:cs="Arial"/>
            <w:sz w:val="22"/>
            <w:szCs w:val="22"/>
          </w:rPr>
          <w:t>.</w:t>
        </w:r>
      </w:ins>
      <w:ins w:id="157" w:author="Microsoft Office User" w:date="2020-06-15T17:21:00Z">
        <w:r w:rsidRPr="00C0189F">
          <w:rPr>
            <w:rFonts w:ascii="Arial" w:hAnsi="Arial" w:cs="Arial"/>
            <w:sz w:val="22"/>
            <w:szCs w:val="22"/>
          </w:rPr>
          <w:t xml:space="preserve"> </w:t>
        </w:r>
      </w:ins>
    </w:p>
    <w:p w14:paraId="7CB2D824" w14:textId="77777777" w:rsidR="008300F7" w:rsidRPr="001E36E2" w:rsidRDefault="006A5E24" w:rsidP="00B355DD">
      <w:pPr>
        <w:pStyle w:val="Prrafodelista"/>
        <w:numPr>
          <w:ilvl w:val="0"/>
          <w:numId w:val="20"/>
        </w:numPr>
        <w:jc w:val="both"/>
        <w:rPr>
          <w:ins w:id="158" w:author="Microsoft Office User" w:date="2020-06-15T17:44:00Z"/>
          <w:rFonts w:ascii="Arial" w:hAnsi="Arial" w:cs="Arial"/>
          <w:sz w:val="22"/>
          <w:szCs w:val="22"/>
        </w:rPr>
      </w:pPr>
      <w:ins w:id="159" w:author="Microsoft Office User" w:date="2020-06-15T17:21:00Z">
        <w:r w:rsidRPr="00C0189F">
          <w:rPr>
            <w:rFonts w:ascii="Arial" w:hAnsi="Arial" w:cs="Arial"/>
            <w:sz w:val="22"/>
            <w:szCs w:val="22"/>
          </w:rPr>
          <w:t xml:space="preserve">the </w:t>
        </w:r>
        <w:r w:rsidRPr="001E36E2">
          <w:rPr>
            <w:rFonts w:ascii="Arial" w:hAnsi="Arial" w:cs="Arial"/>
            <w:b/>
            <w:sz w:val="22"/>
            <w:szCs w:val="22"/>
          </w:rPr>
          <w:t>80/80 coverage metric</w:t>
        </w:r>
        <w:r w:rsidRPr="00C0189F">
          <w:rPr>
            <w:rFonts w:ascii="Arial" w:hAnsi="Arial" w:cs="Arial"/>
            <w:sz w:val="22"/>
            <w:szCs w:val="22"/>
          </w:rPr>
          <w:t xml:space="preserve">, showing the temporal and spatial coverage of </w:t>
        </w:r>
      </w:ins>
      <w:ins w:id="160" w:author="Microsoft Office User" w:date="2020-06-15T17:27:00Z">
        <w:r w:rsidR="00B355DD" w:rsidRPr="001E36E2">
          <w:rPr>
            <w:rFonts w:ascii="Arial" w:hAnsi="Arial" w:cs="Arial"/>
            <w:sz w:val="22"/>
            <w:szCs w:val="22"/>
          </w:rPr>
          <w:t xml:space="preserve">radial velocities </w:t>
        </w:r>
      </w:ins>
      <w:ins w:id="161" w:author="Microsoft Office User" w:date="2020-06-15T17:21:00Z">
        <w:r w:rsidRPr="00C0189F">
          <w:rPr>
            <w:rFonts w:ascii="Arial" w:hAnsi="Arial" w:cs="Arial"/>
            <w:sz w:val="22"/>
            <w:szCs w:val="22"/>
          </w:rPr>
          <w:t xml:space="preserve">provided by each individual </w:t>
        </w:r>
      </w:ins>
      <w:ins w:id="162" w:author="Microsoft Office User" w:date="2020-06-15T17:27:00Z">
        <w:r w:rsidR="00B355DD" w:rsidRPr="001E36E2">
          <w:rPr>
            <w:rFonts w:ascii="Arial" w:hAnsi="Arial" w:cs="Arial"/>
            <w:sz w:val="22"/>
            <w:szCs w:val="22"/>
          </w:rPr>
          <w:t>HFR radial site</w:t>
        </w:r>
      </w:ins>
      <w:ins w:id="163" w:author="Microsoft Office User" w:date="2020-06-15T17:21:00Z">
        <w:r w:rsidRPr="00C0189F">
          <w:rPr>
            <w:rFonts w:ascii="Arial" w:hAnsi="Arial" w:cs="Arial"/>
            <w:sz w:val="22"/>
            <w:szCs w:val="22"/>
          </w:rPr>
          <w:t xml:space="preserve"> over the last month (as available in the folder /monthly)</w:t>
        </w:r>
        <w:r w:rsidRPr="00C0189F">
          <w:rPr>
            <w:rFonts w:ascii="Arial" w:hAnsi="Arial" w:cs="Arial"/>
            <w:b/>
            <w:sz w:val="22"/>
            <w:szCs w:val="22"/>
          </w:rPr>
          <w:t xml:space="preserve">. </w:t>
        </w:r>
      </w:ins>
    </w:p>
    <w:p w14:paraId="69EC3D5D" w14:textId="72EA3140" w:rsidR="006A5E24" w:rsidRPr="001E36E2" w:rsidRDefault="008300F7" w:rsidP="001E36E2">
      <w:pPr>
        <w:ind w:firstLine="720"/>
        <w:jc w:val="both"/>
        <w:rPr>
          <w:ins w:id="164" w:author="Microsoft Office User" w:date="2020-06-15T17:21:00Z"/>
          <w:rFonts w:ascii="Arial" w:hAnsi="Arial" w:cs="Arial"/>
          <w:sz w:val="22"/>
          <w:szCs w:val="22"/>
        </w:rPr>
      </w:pPr>
      <w:ins w:id="165" w:author="Microsoft Office User" w:date="2020-06-15T17:44:00Z">
        <w:r>
          <w:rPr>
            <w:rFonts w:ascii="Arial" w:hAnsi="Arial" w:cs="Arial"/>
            <w:sz w:val="22"/>
            <w:szCs w:val="22"/>
          </w:rPr>
          <w:t>In both cases, t</w:t>
        </w:r>
      </w:ins>
      <w:ins w:id="166" w:author="Microsoft Office User" w:date="2020-06-15T17:27:00Z">
        <w:r w:rsidR="00B355DD" w:rsidRPr="001E36E2">
          <w:rPr>
            <w:rFonts w:ascii="Arial" w:hAnsi="Arial" w:cs="Arial"/>
            <w:sz w:val="22"/>
            <w:szCs w:val="22"/>
          </w:rPr>
          <w:t>he computation is the same as for surface currents (described be</w:t>
        </w:r>
      </w:ins>
      <w:ins w:id="167" w:author="Microsoft Office User" w:date="2020-06-15T17:28:00Z">
        <w:r w:rsidR="00B355DD" w:rsidRPr="001E36E2">
          <w:rPr>
            <w:rFonts w:ascii="Arial" w:hAnsi="Arial" w:cs="Arial"/>
            <w:sz w:val="22"/>
            <w:szCs w:val="22"/>
          </w:rPr>
          <w:t>fore</w:t>
        </w:r>
      </w:ins>
      <w:ins w:id="168" w:author="Microsoft Office User" w:date="2020-06-15T17:27:00Z">
        <w:r w:rsidR="00B355DD" w:rsidRPr="001E36E2">
          <w:rPr>
            <w:rFonts w:ascii="Arial" w:hAnsi="Arial" w:cs="Arial"/>
            <w:sz w:val="22"/>
            <w:szCs w:val="22"/>
          </w:rPr>
          <w:t>)</w:t>
        </w:r>
      </w:ins>
    </w:p>
    <w:p w14:paraId="5780E1C4" w14:textId="33538077" w:rsidR="0018562B" w:rsidRPr="001E36E2" w:rsidRDefault="0018562B" w:rsidP="001E36E2">
      <w:pPr>
        <w:ind w:left="720"/>
        <w:jc w:val="both"/>
        <w:rPr>
          <w:ins w:id="169" w:author="Microsoft Office User" w:date="2020-06-15T10:17:00Z"/>
          <w:rFonts w:ascii="Arial" w:hAnsi="Arial" w:cs="Arial"/>
          <w:sz w:val="22"/>
          <w:szCs w:val="22"/>
        </w:rPr>
      </w:pPr>
      <w:ins w:id="170" w:author="Microsoft Office User" w:date="2020-06-15T13:03:00Z">
        <w:r w:rsidRPr="001E36E2">
          <w:rPr>
            <w:rFonts w:ascii="Arial" w:hAnsi="Arial" w:cs="Arial"/>
            <w:sz w:val="22"/>
            <w:szCs w:val="22"/>
          </w:rPr>
          <w:t>At the network level</w:t>
        </w:r>
      </w:ins>
      <w:ins w:id="171" w:author="Microsoft Office User" w:date="2020-06-15T17:29:00Z">
        <w:r w:rsidR="00B355DD" w:rsidRPr="008300F7">
          <w:rPr>
            <w:rFonts w:ascii="Arial" w:hAnsi="Arial" w:cs="Arial"/>
            <w:sz w:val="22"/>
            <w:szCs w:val="22"/>
          </w:rPr>
          <w:t>,</w:t>
        </w:r>
      </w:ins>
      <w:ins w:id="172" w:author="Microsoft Office User" w:date="2020-06-15T17:48:00Z">
        <w:r w:rsidR="008300F7">
          <w:rPr>
            <w:rFonts w:ascii="Arial" w:hAnsi="Arial" w:cs="Arial"/>
            <w:sz w:val="22"/>
            <w:szCs w:val="22"/>
          </w:rPr>
          <w:t xml:space="preserve"> the temporal availability of radial velocities is shown by</w:t>
        </w:r>
      </w:ins>
      <w:ins w:id="173" w:author="Microsoft Office User" w:date="2020-06-15T13:03:00Z">
        <w:r w:rsidRPr="001E36E2">
          <w:rPr>
            <w:rFonts w:ascii="Arial" w:hAnsi="Arial" w:cs="Arial"/>
            <w:sz w:val="22"/>
            <w:szCs w:val="22"/>
          </w:rPr>
          <w:t xml:space="preserve">: </w:t>
        </w:r>
      </w:ins>
    </w:p>
    <w:p w14:paraId="4B9F8B5D" w14:textId="0F1E7A2D" w:rsidR="002F2090" w:rsidRPr="008300F7" w:rsidRDefault="002F2090" w:rsidP="00B355DD">
      <w:pPr>
        <w:pStyle w:val="Prrafodelista"/>
        <w:numPr>
          <w:ilvl w:val="0"/>
          <w:numId w:val="20"/>
        </w:numPr>
        <w:jc w:val="both"/>
        <w:rPr>
          <w:ins w:id="174" w:author="Microsoft Office User" w:date="2020-06-15T10:19:00Z"/>
          <w:rFonts w:ascii="Arial" w:hAnsi="Arial" w:cs="Arial"/>
          <w:sz w:val="22"/>
          <w:szCs w:val="22"/>
        </w:rPr>
      </w:pPr>
      <w:ins w:id="175" w:author="Microsoft Office User" w:date="2020-06-15T10:19:00Z">
        <w:r w:rsidRPr="008300F7">
          <w:rPr>
            <w:rFonts w:ascii="Arial" w:hAnsi="Arial" w:cs="Arial"/>
            <w:sz w:val="22"/>
            <w:szCs w:val="22"/>
          </w:rPr>
          <w:t xml:space="preserve">the </w:t>
        </w:r>
        <w:r w:rsidRPr="001E36E2">
          <w:rPr>
            <w:rFonts w:ascii="Arial" w:hAnsi="Arial" w:cs="Arial"/>
            <w:b/>
            <w:sz w:val="22"/>
            <w:szCs w:val="22"/>
          </w:rPr>
          <w:t xml:space="preserve">number of </w:t>
        </w:r>
      </w:ins>
      <w:ins w:id="176" w:author="Microsoft Office User" w:date="2020-06-15T17:29:00Z">
        <w:r w:rsidR="00B355DD" w:rsidRPr="001E36E2">
          <w:rPr>
            <w:rFonts w:ascii="Arial" w:hAnsi="Arial" w:cs="Arial"/>
            <w:b/>
            <w:sz w:val="22"/>
            <w:szCs w:val="22"/>
          </w:rPr>
          <w:t xml:space="preserve">HFR radial </w:t>
        </w:r>
      </w:ins>
      <w:ins w:id="177" w:author="Microsoft Office User" w:date="2020-06-15T10:19:00Z">
        <w:r w:rsidRPr="001E36E2">
          <w:rPr>
            <w:rFonts w:ascii="Arial" w:hAnsi="Arial" w:cs="Arial"/>
            <w:b/>
            <w:sz w:val="22"/>
            <w:szCs w:val="22"/>
          </w:rPr>
          <w:t>platforms</w:t>
        </w:r>
        <w:r w:rsidRPr="008300F7">
          <w:rPr>
            <w:rFonts w:ascii="Arial" w:hAnsi="Arial" w:cs="Arial"/>
            <w:sz w:val="22"/>
            <w:szCs w:val="22"/>
          </w:rPr>
          <w:t xml:space="preserve"> over the last month</w:t>
        </w:r>
      </w:ins>
      <w:ins w:id="178" w:author="Microsoft Office User" w:date="2020-06-15T17:45:00Z">
        <w:r w:rsidR="008300F7">
          <w:rPr>
            <w:rFonts w:ascii="Arial" w:hAnsi="Arial" w:cs="Arial"/>
            <w:sz w:val="22"/>
            <w:szCs w:val="22"/>
          </w:rPr>
          <w:t xml:space="preserve"> showing the </w:t>
        </w:r>
        <w:r w:rsidR="008300F7" w:rsidRPr="008300F7">
          <w:rPr>
            <w:rFonts w:ascii="Arial" w:hAnsi="Arial" w:cs="Arial"/>
            <w:sz w:val="22"/>
            <w:szCs w:val="22"/>
          </w:rPr>
          <w:t xml:space="preserve">uptimes of the HFR radial sites </w:t>
        </w:r>
      </w:ins>
      <w:ins w:id="179" w:author="Microsoft Office User" w:date="2020-06-15T17:48:00Z">
        <w:r w:rsidR="008300F7">
          <w:rPr>
            <w:rFonts w:ascii="Arial" w:hAnsi="Arial" w:cs="Arial"/>
            <w:sz w:val="22"/>
            <w:szCs w:val="22"/>
          </w:rPr>
          <w:t>which provide data in near real-time.</w:t>
        </w:r>
      </w:ins>
    </w:p>
    <w:p w14:paraId="4C6FDBE2" w14:textId="3F151C42" w:rsidR="002F2090" w:rsidRPr="001E36E2" w:rsidRDefault="002F2090" w:rsidP="001E36E2">
      <w:pPr>
        <w:pStyle w:val="Prrafodelista"/>
        <w:numPr>
          <w:ilvl w:val="0"/>
          <w:numId w:val="20"/>
        </w:numPr>
        <w:jc w:val="both"/>
        <w:rPr>
          <w:ins w:id="180" w:author="Microsoft Office User" w:date="2020-06-15T10:17:00Z"/>
          <w:rFonts w:ascii="Arial" w:hAnsi="Arial" w:cs="Arial"/>
          <w:sz w:val="22"/>
          <w:szCs w:val="22"/>
        </w:rPr>
      </w:pPr>
      <w:ins w:id="181" w:author="Microsoft Office User" w:date="2020-06-15T10:19:00Z">
        <w:r w:rsidRPr="008300F7">
          <w:rPr>
            <w:rFonts w:ascii="Arial" w:hAnsi="Arial" w:cs="Arial"/>
            <w:sz w:val="22"/>
            <w:szCs w:val="22"/>
          </w:rPr>
          <w:t xml:space="preserve">the </w:t>
        </w:r>
        <w:r w:rsidRPr="001E36E2">
          <w:rPr>
            <w:rFonts w:ascii="Arial" w:hAnsi="Arial" w:cs="Arial"/>
            <w:b/>
            <w:sz w:val="22"/>
            <w:szCs w:val="22"/>
          </w:rPr>
          <w:t xml:space="preserve">number of </w:t>
        </w:r>
      </w:ins>
      <w:ins w:id="182" w:author="Microsoft Office User" w:date="2020-06-15T17:30:00Z">
        <w:r w:rsidR="00B355DD" w:rsidRPr="001E36E2">
          <w:rPr>
            <w:rFonts w:ascii="Arial" w:hAnsi="Arial" w:cs="Arial"/>
            <w:b/>
            <w:sz w:val="22"/>
            <w:szCs w:val="22"/>
          </w:rPr>
          <w:t>HFR radial velocity</w:t>
        </w:r>
      </w:ins>
      <w:ins w:id="183" w:author="Microsoft Office User" w:date="2020-06-15T17:29:00Z">
        <w:r w:rsidR="00B355DD" w:rsidRPr="001E36E2">
          <w:rPr>
            <w:rFonts w:ascii="Arial" w:hAnsi="Arial" w:cs="Arial"/>
            <w:b/>
            <w:sz w:val="22"/>
            <w:szCs w:val="22"/>
          </w:rPr>
          <w:t xml:space="preserve"> </w:t>
        </w:r>
      </w:ins>
      <w:ins w:id="184" w:author="Microsoft Office User" w:date="2020-06-15T10:19:00Z">
        <w:r w:rsidRPr="001E36E2">
          <w:rPr>
            <w:rFonts w:ascii="Arial" w:hAnsi="Arial" w:cs="Arial"/>
            <w:b/>
            <w:sz w:val="22"/>
            <w:szCs w:val="22"/>
          </w:rPr>
          <w:t>files</w:t>
        </w:r>
        <w:r w:rsidRPr="008300F7">
          <w:rPr>
            <w:rFonts w:ascii="Arial" w:hAnsi="Arial" w:cs="Arial"/>
            <w:sz w:val="22"/>
            <w:szCs w:val="22"/>
          </w:rPr>
          <w:t xml:space="preserve"> available in the different folders (historical, latest, monthly).</w:t>
        </w:r>
        <w:r w:rsidRPr="00C0189F">
          <w:rPr>
            <w:rFonts w:ascii="Arial" w:hAnsi="Arial" w:cs="Arial"/>
            <w:sz w:val="22"/>
            <w:szCs w:val="22"/>
          </w:rPr>
          <w:t xml:space="preserve"> </w:t>
        </w:r>
      </w:ins>
    </w:p>
    <w:p w14:paraId="410E5FA8" w14:textId="77777777" w:rsidR="002F2090" w:rsidRPr="001E36E2" w:rsidRDefault="002F2090" w:rsidP="001E36E2">
      <w:pPr>
        <w:pStyle w:val="Prrafodelista"/>
        <w:rPr>
          <w:rFonts w:ascii="Arial" w:hAnsi="Arial" w:cs="Arial"/>
          <w:sz w:val="22"/>
          <w:szCs w:val="22"/>
        </w:rPr>
      </w:pPr>
    </w:p>
    <w:p w14:paraId="673B1F5B" w14:textId="50E022F1" w:rsidR="00E87D61" w:rsidRPr="00C0189F" w:rsidRDefault="00C7433C" w:rsidP="001E36E2">
      <w:pPr>
        <w:pStyle w:val="Prrafodelista"/>
        <w:numPr>
          <w:ilvl w:val="0"/>
          <w:numId w:val="8"/>
        </w:numPr>
        <w:jc w:val="both"/>
        <w:rPr>
          <w:rFonts w:ascii="Arial" w:hAnsi="Arial" w:cs="Arial"/>
          <w:sz w:val="22"/>
          <w:szCs w:val="22"/>
        </w:rPr>
      </w:pPr>
      <w:r w:rsidRPr="00C0189F">
        <w:rPr>
          <w:rFonts w:ascii="Arial" w:hAnsi="Arial" w:cs="Arial"/>
          <w:b/>
          <w:bCs/>
          <w:sz w:val="22"/>
          <w:szCs w:val="22"/>
        </w:rPr>
        <w:t>NEAR_SURFACE WATER VELOCITY From “drifter” dataset</w:t>
      </w:r>
    </w:p>
    <w:p w14:paraId="1F0DFF42" w14:textId="77777777" w:rsidR="00164318" w:rsidRPr="001E36E2" w:rsidRDefault="00164318" w:rsidP="001E36E2">
      <w:pPr>
        <w:jc w:val="both"/>
        <w:rPr>
          <w:rFonts w:ascii="Arial" w:hAnsi="Arial" w:cs="Arial"/>
          <w:iCs/>
          <w:sz w:val="22"/>
          <w:szCs w:val="22"/>
        </w:rPr>
      </w:pPr>
      <w:r w:rsidRPr="001E36E2">
        <w:rPr>
          <w:rFonts w:ascii="Arial" w:hAnsi="Arial" w:cs="Arial"/>
          <w:iCs/>
          <w:sz w:val="22"/>
          <w:szCs w:val="22"/>
        </w:rPr>
        <w:t xml:space="preserve">The Coriolis data Centre delivers every Monday </w:t>
      </w:r>
      <w:r w:rsidRPr="001E36E2">
        <w:rPr>
          <w:rFonts w:ascii="Arial" w:hAnsi="Arial" w:cs="Arial"/>
          <w:b/>
          <w:iCs/>
          <w:sz w:val="22"/>
          <w:szCs w:val="22"/>
        </w:rPr>
        <w:t>1-hour (3-hours before the 25</w:t>
      </w:r>
      <w:r w:rsidRPr="001E36E2">
        <w:rPr>
          <w:rFonts w:ascii="Arial" w:hAnsi="Arial" w:cs="Arial"/>
          <w:b/>
          <w:iCs/>
          <w:sz w:val="22"/>
          <w:szCs w:val="22"/>
          <w:vertAlign w:val="superscript"/>
        </w:rPr>
        <w:t>th</w:t>
      </w:r>
      <w:r w:rsidRPr="001E36E2">
        <w:rPr>
          <w:rFonts w:ascii="Arial" w:hAnsi="Arial" w:cs="Arial"/>
          <w:b/>
          <w:iCs/>
          <w:sz w:val="22"/>
          <w:szCs w:val="22"/>
        </w:rPr>
        <w:t xml:space="preserve"> of March 2018)</w:t>
      </w:r>
      <w:r w:rsidRPr="001E36E2">
        <w:rPr>
          <w:rFonts w:ascii="Arial" w:hAnsi="Arial" w:cs="Arial"/>
          <w:iCs/>
          <w:sz w:val="22"/>
          <w:szCs w:val="22"/>
        </w:rPr>
        <w:t xml:space="preserve"> 15 m depth velocities measurements from drifters. </w:t>
      </w:r>
    </w:p>
    <w:p w14:paraId="77064264" w14:textId="58DF9075" w:rsidR="00164318" w:rsidRPr="001E36E2" w:rsidRDefault="00164318" w:rsidP="001E36E2">
      <w:pPr>
        <w:jc w:val="both"/>
        <w:rPr>
          <w:rFonts w:ascii="Arial" w:hAnsi="Arial" w:cs="Arial"/>
          <w:iCs/>
          <w:sz w:val="22"/>
          <w:szCs w:val="22"/>
        </w:rPr>
      </w:pPr>
      <w:r w:rsidRPr="001E36E2">
        <w:rPr>
          <w:rFonts w:ascii="Arial" w:hAnsi="Arial" w:cs="Arial"/>
          <w:iCs/>
          <w:sz w:val="22"/>
          <w:szCs w:val="22"/>
        </w:rPr>
        <w:t xml:space="preserve">Most of the drifters are of SVP type (or derived) and are </w:t>
      </w:r>
      <w:r w:rsidRPr="001E36E2">
        <w:rPr>
          <w:rFonts w:ascii="Arial" w:hAnsi="Arial" w:cs="Arial"/>
          <w:sz w:val="22"/>
          <w:szCs w:val="22"/>
        </w:rPr>
        <w:t xml:space="preserve">part of the DBCP’s Global Drifter Program which transmits the data in real-time to the (Global Telecommunication system). </w:t>
      </w:r>
      <w:r w:rsidRPr="001E36E2">
        <w:rPr>
          <w:rFonts w:ascii="Arial" w:hAnsi="Arial" w:cs="Arial"/>
          <w:iCs/>
          <w:sz w:val="22"/>
          <w:szCs w:val="22"/>
        </w:rPr>
        <w:t xml:space="preserve">Their drogue is centred at 15 meters depth (note: a small number of buoys (not SVP type) can measure other depths (0 and 50m). </w:t>
      </w:r>
      <w:r w:rsidRPr="001E36E2">
        <w:rPr>
          <w:rFonts w:ascii="Arial" w:hAnsi="Arial" w:cs="Arial"/>
          <w:sz w:val="22"/>
          <w:szCs w:val="22"/>
        </w:rPr>
        <w:t xml:space="preserve">These data are </w:t>
      </w:r>
      <w:r w:rsidRPr="001E36E2">
        <w:rPr>
          <w:rFonts w:ascii="Arial" w:hAnsi="Arial" w:cs="Arial"/>
          <w:iCs/>
          <w:sz w:val="22"/>
          <w:szCs w:val="22"/>
        </w:rPr>
        <w:t xml:space="preserve">first collected on the GTS, then analysed and pre-processed (estimations of the velocities, outliers detection, position on land, drogue </w:t>
      </w:r>
      <w:ins w:id="185" w:author="Microsoft Office User" w:date="2020-06-15T19:28:00Z">
        <w:r w:rsidR="00C9497C" w:rsidRPr="00C9497C">
          <w:rPr>
            <w:rFonts w:ascii="Arial" w:hAnsi="Arial" w:cs="Arial"/>
            <w:iCs/>
            <w:sz w:val="22"/>
            <w:szCs w:val="22"/>
          </w:rPr>
          <w:t>loss,</w:t>
        </w:r>
      </w:ins>
      <w:r w:rsidRPr="001E36E2">
        <w:rPr>
          <w:rFonts w:ascii="Arial" w:hAnsi="Arial" w:cs="Arial"/>
          <w:iCs/>
          <w:sz w:val="22"/>
          <w:szCs w:val="22"/>
        </w:rPr>
        <w:t xml:space="preserve"> ) by the Marine meteorological Center of Meteo-France (CMM) in</w:t>
      </w:r>
      <w:r w:rsidRPr="001E36E2">
        <w:rPr>
          <w:rFonts w:ascii="Arial" w:hAnsi="Arial" w:cs="Arial"/>
          <w:sz w:val="22"/>
          <w:szCs w:val="22"/>
        </w:rPr>
        <w:t xml:space="preserve"> the frame of the French project Coriolis, dedicated to operational oceanography in situ observation management</w:t>
      </w:r>
      <w:r w:rsidRPr="001E36E2">
        <w:rPr>
          <w:rFonts w:ascii="Arial" w:hAnsi="Arial" w:cs="Arial"/>
          <w:iCs/>
          <w:sz w:val="22"/>
          <w:szCs w:val="22"/>
        </w:rPr>
        <w:t xml:space="preserve">. </w:t>
      </w:r>
      <w:r w:rsidRPr="001E36E2">
        <w:rPr>
          <w:rFonts w:ascii="Arial" w:hAnsi="Arial" w:cs="Arial"/>
          <w:iCs/>
          <w:sz w:val="22"/>
          <w:szCs w:val="22"/>
          <w:u w:val="single"/>
        </w:rPr>
        <w:t>Only the drifters that have kept their drogue are distributed</w:t>
      </w:r>
      <w:r w:rsidRPr="001E36E2">
        <w:rPr>
          <w:rFonts w:ascii="Arial" w:hAnsi="Arial" w:cs="Arial"/>
          <w:iCs/>
          <w:sz w:val="22"/>
          <w:szCs w:val="22"/>
        </w:rPr>
        <w:t>.</w:t>
      </w:r>
    </w:p>
    <w:p w14:paraId="462DF81B" w14:textId="77777777" w:rsidR="00164318" w:rsidRPr="001E36E2" w:rsidRDefault="00164318" w:rsidP="001E36E2">
      <w:pPr>
        <w:jc w:val="both"/>
        <w:rPr>
          <w:rFonts w:ascii="Arial" w:hAnsi="Arial" w:cs="Arial"/>
          <w:iCs/>
          <w:sz w:val="22"/>
          <w:szCs w:val="22"/>
        </w:rPr>
      </w:pPr>
      <w:r w:rsidRPr="001E36E2">
        <w:rPr>
          <w:rFonts w:ascii="Arial" w:hAnsi="Arial" w:cs="Arial"/>
          <w:iCs/>
          <w:sz w:val="22"/>
          <w:szCs w:val="22"/>
        </w:rPr>
        <w:t xml:space="preserve">Other operational qualification is also done by Coriolis in a second stage (position, date, spike, … - Real Time Quality Control (RTQC): EuroGOOS DATA-MEQ working group (2010). Recommendations for in-situ data Near Real Time Quality Control. https://doi.org/10.13155/36230) before the final dissemination of the data to CMEMS project in CMEMS file. </w:t>
      </w:r>
    </w:p>
    <w:p w14:paraId="6C93EE5C" w14:textId="77777777" w:rsidR="00164318" w:rsidRPr="001E36E2" w:rsidRDefault="00164318" w:rsidP="001E36E2">
      <w:pPr>
        <w:jc w:val="both"/>
        <w:rPr>
          <w:rFonts w:ascii="Arial" w:hAnsi="Arial" w:cs="Arial"/>
          <w:sz w:val="22"/>
          <w:szCs w:val="22"/>
          <w:lang w:eastAsia="fr-FR"/>
        </w:rPr>
      </w:pPr>
      <w:r w:rsidRPr="001E36E2">
        <w:rPr>
          <w:rFonts w:ascii="Arial" w:hAnsi="Arial" w:cs="Arial"/>
          <w:sz w:val="22"/>
          <w:szCs w:val="22"/>
          <w:lang w:eastAsia="fr-FR"/>
        </w:rPr>
        <w:t>SVP drifter’s velocity is not the perfect measurement of the water column averaged over the drogue depth. The water can sink, or the drifter can slip due to wind influence on the surface float. Hence the resulting drifter velocity is the addition of the 15 meters depth large-scale current, the upper-ocean wind-driven flow, the influence of tides and Stokes Drift and other forces on the drogue and the surface body of the drifter, and the slip.</w:t>
      </w:r>
    </w:p>
    <w:p w14:paraId="168AA2D4" w14:textId="053E12A9" w:rsidR="00B95D4E" w:rsidRPr="001E36E2" w:rsidRDefault="00BD3FD4" w:rsidP="001E36E2">
      <w:pPr>
        <w:pStyle w:val="Prrafodelista"/>
        <w:numPr>
          <w:ilvl w:val="0"/>
          <w:numId w:val="8"/>
        </w:numPr>
        <w:jc w:val="both"/>
        <w:rPr>
          <w:rFonts w:ascii="Arial" w:eastAsia="MS Mincho" w:hAnsi="Arial" w:cs="Arial"/>
          <w:sz w:val="22"/>
          <w:szCs w:val="22"/>
          <w:lang w:eastAsia="fr-FR"/>
        </w:rPr>
      </w:pPr>
      <w:r w:rsidRPr="00C0189F">
        <w:rPr>
          <w:rFonts w:ascii="Arial" w:hAnsi="Arial" w:cs="Arial"/>
          <w:b/>
          <w:bCs/>
          <w:sz w:val="22"/>
          <w:szCs w:val="22"/>
        </w:rPr>
        <w:t>SEA WATER VELOCITY at 15m from “drifter_filt” dataset</w:t>
      </w:r>
    </w:p>
    <w:p w14:paraId="57DEB9F8" w14:textId="314F23FA" w:rsidR="00C7433C" w:rsidRPr="001E36E2" w:rsidRDefault="00C7433C" w:rsidP="00C7433C">
      <w:pPr>
        <w:jc w:val="both"/>
        <w:rPr>
          <w:rFonts w:ascii="Arial" w:eastAsia="MS Mincho" w:hAnsi="Arial" w:cs="Arial"/>
          <w:sz w:val="22"/>
          <w:szCs w:val="22"/>
          <w:lang w:eastAsia="fr-FR"/>
        </w:rPr>
      </w:pPr>
      <w:r w:rsidRPr="001E36E2">
        <w:rPr>
          <w:rFonts w:ascii="Arial" w:hAnsi="Arial" w:cs="Arial"/>
          <w:sz w:val="22"/>
          <w:szCs w:val="22"/>
        </w:rPr>
        <w:sym w:font="Wingdings" w:char="F0E8"/>
      </w:r>
      <w:r w:rsidRPr="001E36E2">
        <w:rPr>
          <w:rFonts w:ascii="Arial" w:hAnsi="Arial" w:cs="Arial"/>
          <w:sz w:val="22"/>
          <w:szCs w:val="22"/>
        </w:rPr>
        <w:t xml:space="preserve"> </w:t>
      </w:r>
      <w:r w:rsidRPr="001E36E2">
        <w:rPr>
          <w:rFonts w:ascii="Arial" w:hAnsi="Arial" w:cs="Arial"/>
          <w:b/>
          <w:bCs/>
          <w:sz w:val="22"/>
          <w:szCs w:val="22"/>
        </w:rPr>
        <w:t>For additional information regarding the in-depth validation of this product, the calculation of the assessment metrics presented in this product and other detailed information in quality and noticeable events please refer to the reference Quality Information Document (QuID) CMEMS-INS-QUID-013-04</w:t>
      </w:r>
      <w:r w:rsidR="00AE7D9C" w:rsidRPr="001E36E2">
        <w:rPr>
          <w:rFonts w:ascii="Arial" w:hAnsi="Arial" w:cs="Arial"/>
          <w:b/>
          <w:bCs/>
          <w:sz w:val="22"/>
          <w:szCs w:val="22"/>
        </w:rPr>
        <w:t>8</w:t>
      </w:r>
    </w:p>
    <w:p w14:paraId="16913BDC" w14:textId="77777777" w:rsidR="00C7433C" w:rsidRPr="001E36E2" w:rsidRDefault="00C7433C" w:rsidP="00C7433C">
      <w:pPr>
        <w:rPr>
          <w:rFonts w:ascii="Arial" w:eastAsia="MS Mincho" w:hAnsi="Arial" w:cs="Arial"/>
          <w:sz w:val="22"/>
          <w:szCs w:val="22"/>
          <w:lang w:eastAsia="fr-FR"/>
        </w:rPr>
      </w:pPr>
      <w:r w:rsidRPr="001E36E2">
        <w:rPr>
          <w:rFonts w:ascii="Arial" w:eastAsia="MS Mincho" w:hAnsi="Arial" w:cs="Arial"/>
          <w:b/>
          <w:sz w:val="22"/>
          <w:szCs w:val="22"/>
          <w:lang w:eastAsia="fr-FR"/>
        </w:rPr>
        <w:t>Important notice:</w:t>
      </w:r>
      <w:r w:rsidRPr="001E36E2">
        <w:rPr>
          <w:rFonts w:ascii="Arial" w:eastAsia="MS Mincho" w:hAnsi="Arial" w:cs="Arial"/>
          <w:sz w:val="22"/>
          <w:szCs w:val="22"/>
          <w:lang w:eastAsia="fr-FR"/>
        </w:rPr>
        <w:t xml:space="preserve"> </w:t>
      </w:r>
    </w:p>
    <w:p w14:paraId="6E9CD545" w14:textId="37562F21" w:rsidR="001050EA" w:rsidRPr="001E36E2" w:rsidRDefault="00C7433C" w:rsidP="00C7433C">
      <w:pPr>
        <w:jc w:val="both"/>
        <w:rPr>
          <w:rFonts w:ascii="Arial" w:hAnsi="Arial" w:cs="Arial"/>
          <w:sz w:val="22"/>
          <w:szCs w:val="22"/>
        </w:rPr>
      </w:pPr>
      <w:r w:rsidRPr="001E36E2">
        <w:rPr>
          <w:rFonts w:ascii="Arial" w:eastAsia="MS Mincho" w:hAnsi="Arial" w:cs="Arial"/>
          <w:sz w:val="22"/>
          <w:szCs w:val="22"/>
          <w:lang w:eastAsia="fr-FR"/>
        </w:rPr>
        <w:t>The contents of this document are an assessment based on the best set of observations available for evaluation at the time the operational system was validated. The validation methodology was defined and agreed within CMEMS, inheriting the long experience of MyOcean and MERSEA series of projects</w:t>
      </w:r>
      <w:r w:rsidRPr="001E36E2">
        <w:rPr>
          <w:rFonts w:ascii="Arial" w:hAnsi="Arial" w:cs="Arial"/>
          <w:sz w:val="22"/>
          <w:szCs w:val="22"/>
        </w:rPr>
        <w:t xml:space="preserve"> (</w:t>
      </w:r>
      <w:r w:rsidRPr="001E36E2">
        <w:rPr>
          <w:rFonts w:ascii="Arial" w:eastAsia="MS Mincho" w:hAnsi="Arial" w:cs="Arial"/>
          <w:sz w:val="22"/>
          <w:szCs w:val="22"/>
          <w:lang w:eastAsia="fr-FR"/>
        </w:rPr>
        <w:t xml:space="preserve">Hernandez et al., 2018) </w:t>
      </w:r>
      <w:r w:rsidRPr="001E36E2">
        <w:rPr>
          <w:rFonts w:ascii="Arial" w:eastAsia="MS Mincho" w:hAnsi="Arial" w:cs="Arial"/>
          <w:sz w:val="22"/>
          <w:szCs w:val="22"/>
          <w:highlight w:val="yellow"/>
          <w:lang w:eastAsia="fr-FR"/>
        </w:rPr>
        <w:t>but also the HFR EU node and the HFR-related activities in the CMEMS-INCREASE and H2020 – JERICO-Next research projects (HFR data).</w:t>
      </w:r>
      <w:r w:rsidRPr="001E36E2">
        <w:rPr>
          <w:rFonts w:ascii="Arial" w:eastAsia="MS Mincho" w:hAnsi="Arial" w:cs="Arial"/>
          <w:sz w:val="22"/>
          <w:szCs w:val="22"/>
          <w:lang w:eastAsia="fr-FR"/>
        </w:rPr>
        <w:t xml:space="preserve"> The </w:t>
      </w:r>
      <w:commentRangeStart w:id="186"/>
      <w:r w:rsidRPr="001E36E2">
        <w:rPr>
          <w:rFonts w:ascii="Arial" w:eastAsia="MS Mincho" w:hAnsi="Arial" w:cs="Arial"/>
          <w:sz w:val="22"/>
          <w:szCs w:val="22"/>
          <w:lang w:eastAsia="fr-FR"/>
        </w:rPr>
        <w:t xml:space="preserve">estimated accuracy numbers (EAN) </w:t>
      </w:r>
      <w:commentRangeEnd w:id="186"/>
      <w:r w:rsidR="00A755EF" w:rsidRPr="001E36E2">
        <w:rPr>
          <w:rStyle w:val="Refdecomentario"/>
          <w:rFonts w:ascii="Arial" w:eastAsiaTheme="minorEastAsia" w:hAnsi="Arial" w:cs="Arial"/>
          <w:color w:val="000000" w:themeColor="text1"/>
          <w:sz w:val="22"/>
          <w:szCs w:val="22"/>
          <w:lang w:eastAsia="fr-FR"/>
        </w:rPr>
        <w:commentReference w:id="186"/>
      </w:r>
      <w:r w:rsidRPr="001E36E2">
        <w:rPr>
          <w:rFonts w:ascii="Arial" w:eastAsia="MS Mincho" w:hAnsi="Arial" w:cs="Arial"/>
          <w:sz w:val="22"/>
          <w:szCs w:val="22"/>
          <w:lang w:eastAsia="fr-FR"/>
        </w:rPr>
        <w:t xml:space="preserve">given in this document mainly come from literature. Other results illustrate the data coverages in time and space. The </w:t>
      </w:r>
      <w:r w:rsidRPr="001E36E2">
        <w:rPr>
          <w:rFonts w:ascii="Arial" w:eastAsia="MS Mincho" w:hAnsi="Arial" w:cs="Arial"/>
          <w:sz w:val="22"/>
          <w:szCs w:val="22"/>
          <w:lang w:eastAsia="fr-FR"/>
        </w:rPr>
        <w:lastRenderedPageBreak/>
        <w:t xml:space="preserve">reader is invited to use complementary information from reference QUID </w:t>
      </w:r>
      <w:r w:rsidRPr="001E36E2">
        <w:rPr>
          <w:rFonts w:ascii="Arial" w:eastAsia="MS Mincho" w:hAnsi="Arial" w:cs="Arial"/>
          <w:sz w:val="22"/>
          <w:szCs w:val="22"/>
          <w:highlight w:val="yellow"/>
          <w:lang w:eastAsia="fr-FR"/>
        </w:rPr>
        <w:t>(error maps for instance, when available)</w:t>
      </w:r>
      <w:r w:rsidRPr="001E36E2">
        <w:rPr>
          <w:rFonts w:ascii="Arial" w:eastAsia="MS Mincho" w:hAnsi="Arial" w:cs="Arial"/>
          <w:sz w:val="22"/>
          <w:szCs w:val="22"/>
          <w:lang w:eastAsia="fr-FR"/>
        </w:rPr>
        <w:t>.</w:t>
      </w:r>
    </w:p>
    <w:p w14:paraId="06B0420A" w14:textId="450AD7C1" w:rsidR="0010433C" w:rsidRPr="001E36E2" w:rsidRDefault="00E3074E" w:rsidP="00B355DD">
      <w:pPr>
        <w:pStyle w:val="Ttulo1"/>
        <w:numPr>
          <w:ilvl w:val="0"/>
          <w:numId w:val="15"/>
        </w:numPr>
        <w:rPr>
          <w:rFonts w:ascii="Arial" w:hAnsi="Arial" w:cs="Arial"/>
          <w:sz w:val="28"/>
          <w:szCs w:val="28"/>
        </w:rPr>
      </w:pPr>
      <w:bookmarkStart w:id="187" w:name="_Toc42010922"/>
      <w:bookmarkStart w:id="188" w:name="_Hlk41992974"/>
      <w:r w:rsidRPr="001E36E2">
        <w:rPr>
          <w:rFonts w:ascii="Arial" w:hAnsi="Arial" w:cs="Arial"/>
          <w:sz w:val="28"/>
          <w:szCs w:val="28"/>
        </w:rPr>
        <w:t xml:space="preserve">Variable/dataset </w:t>
      </w:r>
      <w:r w:rsidR="0052300F" w:rsidRPr="001E36E2">
        <w:rPr>
          <w:rFonts w:ascii="Arial" w:hAnsi="Arial" w:cs="Arial"/>
          <w:sz w:val="28"/>
          <w:szCs w:val="28"/>
        </w:rPr>
        <w:t xml:space="preserve">SURFACE WATER VELOCITY </w:t>
      </w:r>
      <w:r w:rsidR="00825827" w:rsidRPr="001E36E2">
        <w:rPr>
          <w:rFonts w:ascii="Arial" w:hAnsi="Arial" w:cs="Arial"/>
          <w:sz w:val="28"/>
          <w:szCs w:val="28"/>
        </w:rPr>
        <w:t>f</w:t>
      </w:r>
      <w:r w:rsidR="0052300F" w:rsidRPr="001E36E2">
        <w:rPr>
          <w:rFonts w:ascii="Arial" w:hAnsi="Arial" w:cs="Arial"/>
          <w:sz w:val="28"/>
          <w:szCs w:val="28"/>
        </w:rPr>
        <w:t>rom High Frequency Radars (“radar_total” dataset</w:t>
      </w:r>
      <w:bookmarkEnd w:id="187"/>
    </w:p>
    <w:bookmarkEnd w:id="188"/>
    <w:p w14:paraId="521FC438" w14:textId="5BF9338F" w:rsidR="00A755EF" w:rsidRDefault="00217A19" w:rsidP="001E36E2">
      <w:pPr>
        <w:spacing w:before="120" w:after="120"/>
        <w:ind w:right="-187"/>
        <w:jc w:val="both"/>
        <w:rPr>
          <w:ins w:id="189" w:author="Microsoft Office User" w:date="2020-06-15T17:51:00Z"/>
          <w:rFonts w:ascii="Arial" w:hAnsi="Arial" w:cs="Arial"/>
          <w:sz w:val="20"/>
          <w:szCs w:val="20"/>
        </w:rPr>
      </w:pPr>
      <w:r w:rsidRPr="001E36E2">
        <w:rPr>
          <w:rFonts w:ascii="Arial" w:hAnsi="Arial" w:cs="Arial"/>
          <w:sz w:val="20"/>
          <w:szCs w:val="20"/>
        </w:rPr>
        <w:t>Coverage area and spatial resolution depend respectively on HFR operating frequency and available bandwidth (Rubio et al. 2017). Moreover, data coverage is not always regular. Spatial and temporal data gaps may occur at the outer edge, as well as inside the measurement domain due to several environmental and electromagnetic causes: (e.g. lack of Bragg scattering ocean waves or severe ocean wave conditions, low salinity environments, the occurrence of radio interference)</w:t>
      </w:r>
      <w:ins w:id="190" w:author="Microsoft Office User" w:date="2020-06-15T17:33:00Z">
        <w:r w:rsidR="00C0189F" w:rsidRPr="00C0189F">
          <w:rPr>
            <w:rFonts w:ascii="Arial" w:hAnsi="Arial" w:cs="Arial"/>
            <w:sz w:val="20"/>
            <w:szCs w:val="20"/>
          </w:rPr>
          <w:t>.</w:t>
        </w:r>
      </w:ins>
    </w:p>
    <w:p w14:paraId="023BDD54" w14:textId="3BBE4B31" w:rsidR="008300F7" w:rsidRPr="00C0189F" w:rsidRDefault="008300F7" w:rsidP="001E36E2">
      <w:pPr>
        <w:spacing w:before="120" w:after="120"/>
        <w:ind w:right="-187"/>
        <w:jc w:val="both"/>
        <w:rPr>
          <w:ins w:id="191" w:author="Microsoft Office User" w:date="2020-06-15T17:33:00Z"/>
          <w:rFonts w:ascii="Arial" w:hAnsi="Arial" w:cs="Arial"/>
          <w:sz w:val="20"/>
          <w:szCs w:val="20"/>
        </w:rPr>
      </w:pPr>
      <w:ins w:id="192" w:author="Microsoft Office User" w:date="2020-06-15T17:51:00Z">
        <w:r>
          <w:rPr>
            <w:rFonts w:ascii="Arial" w:hAnsi="Arial" w:cs="Arial"/>
            <w:sz w:val="20"/>
            <w:szCs w:val="20"/>
          </w:rPr>
          <w:t xml:space="preserve">The </w:t>
        </w:r>
      </w:ins>
      <w:ins w:id="193" w:author="Microsoft Office User" w:date="2020-06-15T17:52:00Z">
        <w:r>
          <w:rPr>
            <w:rFonts w:ascii="Arial" w:hAnsi="Arial" w:cs="Arial"/>
            <w:sz w:val="20"/>
            <w:szCs w:val="20"/>
          </w:rPr>
          <w:t>figures below show examples of snapsh</w:t>
        </w:r>
      </w:ins>
      <w:ins w:id="194" w:author="Microsoft Office User" w:date="2020-06-15T19:18:00Z">
        <w:r w:rsidR="00487070">
          <w:rPr>
            <w:rFonts w:ascii="Arial" w:hAnsi="Arial" w:cs="Arial"/>
            <w:sz w:val="20"/>
            <w:szCs w:val="20"/>
          </w:rPr>
          <w:t>ots</w:t>
        </w:r>
      </w:ins>
      <w:ins w:id="195" w:author="Microsoft Office User" w:date="2020-06-15T17:52:00Z">
        <w:r>
          <w:rPr>
            <w:rFonts w:ascii="Arial" w:hAnsi="Arial" w:cs="Arial"/>
            <w:sz w:val="20"/>
            <w:szCs w:val="20"/>
          </w:rPr>
          <w:t xml:space="preserve"> from the </w:t>
        </w:r>
      </w:ins>
      <w:ins w:id="196" w:author="Microsoft Office User" w:date="2020-06-15T17:55:00Z">
        <w:r w:rsidR="005F7CAC">
          <w:rPr>
            <w:rFonts w:ascii="Arial" w:hAnsi="Arial" w:cs="Arial"/>
            <w:sz w:val="20"/>
            <w:szCs w:val="20"/>
          </w:rPr>
          <w:fldChar w:fldCharType="begin"/>
        </w:r>
        <w:r w:rsidR="005F7CAC">
          <w:rPr>
            <w:rFonts w:ascii="Arial" w:hAnsi="Arial" w:cs="Arial"/>
            <w:sz w:val="20"/>
            <w:szCs w:val="20"/>
          </w:rPr>
          <w:instrText xml:space="preserve"> HYPERLINK "http://www.marineinsitu.eu/dashboard/" </w:instrText>
        </w:r>
        <w:r w:rsidR="005F7CAC">
          <w:rPr>
            <w:rFonts w:ascii="Arial" w:hAnsi="Arial" w:cs="Arial"/>
            <w:sz w:val="20"/>
            <w:szCs w:val="20"/>
          </w:rPr>
        </w:r>
        <w:r w:rsidR="005F7CAC">
          <w:rPr>
            <w:rFonts w:ascii="Arial" w:hAnsi="Arial" w:cs="Arial"/>
            <w:sz w:val="20"/>
            <w:szCs w:val="20"/>
          </w:rPr>
          <w:fldChar w:fldCharType="separate"/>
        </w:r>
        <w:r w:rsidRPr="005F7CAC">
          <w:rPr>
            <w:rStyle w:val="Hipervnculo"/>
            <w:rFonts w:ascii="Arial" w:hAnsi="Arial" w:cs="Arial"/>
            <w:sz w:val="20"/>
            <w:szCs w:val="20"/>
          </w:rPr>
          <w:t>dashboard</w:t>
        </w:r>
        <w:r w:rsidR="005F7CAC">
          <w:rPr>
            <w:rFonts w:ascii="Arial" w:hAnsi="Arial" w:cs="Arial"/>
            <w:sz w:val="20"/>
            <w:szCs w:val="20"/>
          </w:rPr>
          <w:fldChar w:fldCharType="end"/>
        </w:r>
      </w:ins>
      <w:ins w:id="197" w:author="Microsoft Office User" w:date="2020-06-15T17:52:00Z">
        <w:r>
          <w:rPr>
            <w:rFonts w:ascii="Arial" w:hAnsi="Arial" w:cs="Arial"/>
            <w:sz w:val="20"/>
            <w:szCs w:val="20"/>
          </w:rPr>
          <w:t xml:space="preserve"> and the </w:t>
        </w:r>
      </w:ins>
      <w:ins w:id="198" w:author="Microsoft Office User" w:date="2020-06-15T17:55:00Z">
        <w:r w:rsidR="005F7CAC">
          <w:rPr>
            <w:rFonts w:ascii="Arial" w:hAnsi="Arial" w:cs="Arial"/>
            <w:sz w:val="20"/>
            <w:szCs w:val="20"/>
          </w:rPr>
          <w:fldChar w:fldCharType="begin"/>
        </w:r>
        <w:r w:rsidR="005F7CAC">
          <w:rPr>
            <w:rFonts w:ascii="Arial" w:hAnsi="Arial" w:cs="Arial"/>
            <w:sz w:val="20"/>
            <w:szCs w:val="20"/>
          </w:rPr>
          <w:instrText xml:space="preserve"> HYPERLINK "http://www.marineinsitu.eu/monitoring/" </w:instrText>
        </w:r>
        <w:r w:rsidR="005F7CAC">
          <w:rPr>
            <w:rFonts w:ascii="Arial" w:hAnsi="Arial" w:cs="Arial"/>
            <w:sz w:val="20"/>
            <w:szCs w:val="20"/>
          </w:rPr>
        </w:r>
        <w:r w:rsidR="005F7CAC">
          <w:rPr>
            <w:rFonts w:ascii="Arial" w:hAnsi="Arial" w:cs="Arial"/>
            <w:sz w:val="20"/>
            <w:szCs w:val="20"/>
          </w:rPr>
          <w:fldChar w:fldCharType="separate"/>
        </w:r>
        <w:r w:rsidRPr="005F7CAC">
          <w:rPr>
            <w:rStyle w:val="Hipervnculo"/>
            <w:rFonts w:ascii="Arial" w:hAnsi="Arial" w:cs="Arial"/>
            <w:sz w:val="20"/>
            <w:szCs w:val="20"/>
          </w:rPr>
          <w:t>monitoring</w:t>
        </w:r>
        <w:r w:rsidR="005F7CAC">
          <w:rPr>
            <w:rFonts w:ascii="Arial" w:hAnsi="Arial" w:cs="Arial"/>
            <w:sz w:val="20"/>
            <w:szCs w:val="20"/>
          </w:rPr>
          <w:fldChar w:fldCharType="end"/>
        </w:r>
      </w:ins>
      <w:ins w:id="199" w:author="Microsoft Office User" w:date="2020-06-15T17:52:00Z">
        <w:r>
          <w:rPr>
            <w:rFonts w:ascii="Arial" w:hAnsi="Arial" w:cs="Arial"/>
            <w:sz w:val="20"/>
            <w:szCs w:val="20"/>
          </w:rPr>
          <w:t xml:space="preserve"> services from </w:t>
        </w:r>
      </w:ins>
      <w:ins w:id="200" w:author="Microsoft Office User" w:date="2020-06-15T17:55:00Z">
        <w:r w:rsidR="005F7CAC">
          <w:rPr>
            <w:rFonts w:ascii="Arial" w:hAnsi="Arial" w:cs="Arial"/>
            <w:sz w:val="20"/>
            <w:szCs w:val="20"/>
          </w:rPr>
          <w:fldChar w:fldCharType="begin"/>
        </w:r>
        <w:r w:rsidR="005F7CAC">
          <w:rPr>
            <w:rFonts w:ascii="Arial" w:hAnsi="Arial" w:cs="Arial"/>
            <w:sz w:val="20"/>
            <w:szCs w:val="20"/>
          </w:rPr>
          <w:instrText xml:space="preserve"> HYPERLINK "http://www.marineinsitu.eu/" </w:instrText>
        </w:r>
        <w:r w:rsidR="005F7CAC">
          <w:rPr>
            <w:rFonts w:ascii="Arial" w:hAnsi="Arial" w:cs="Arial"/>
            <w:sz w:val="20"/>
            <w:szCs w:val="20"/>
          </w:rPr>
        </w:r>
        <w:r w:rsidR="005F7CAC">
          <w:rPr>
            <w:rFonts w:ascii="Arial" w:hAnsi="Arial" w:cs="Arial"/>
            <w:sz w:val="20"/>
            <w:szCs w:val="20"/>
          </w:rPr>
          <w:fldChar w:fldCharType="separate"/>
        </w:r>
        <w:r w:rsidRPr="005F7CAC">
          <w:rPr>
            <w:rStyle w:val="Hipervnculo"/>
            <w:rFonts w:ascii="Arial" w:hAnsi="Arial" w:cs="Arial"/>
            <w:sz w:val="20"/>
            <w:szCs w:val="20"/>
          </w:rPr>
          <w:t>marineinsitu.eu</w:t>
        </w:r>
        <w:r w:rsidR="005F7CAC">
          <w:rPr>
            <w:rFonts w:ascii="Arial" w:hAnsi="Arial" w:cs="Arial"/>
            <w:sz w:val="20"/>
            <w:szCs w:val="20"/>
          </w:rPr>
          <w:fldChar w:fldCharType="end"/>
        </w:r>
      </w:ins>
      <w:ins w:id="201" w:author="Microsoft Office User" w:date="2020-06-15T17:52:00Z">
        <w:r>
          <w:rPr>
            <w:rFonts w:ascii="Arial" w:hAnsi="Arial" w:cs="Arial"/>
            <w:sz w:val="20"/>
            <w:szCs w:val="20"/>
          </w:rPr>
          <w:t xml:space="preserve"> where the user can </w:t>
        </w:r>
      </w:ins>
      <w:ins w:id="202" w:author="Microsoft Office User" w:date="2020-06-15T17:53:00Z">
        <w:r>
          <w:rPr>
            <w:rFonts w:ascii="Arial" w:hAnsi="Arial" w:cs="Arial"/>
            <w:sz w:val="20"/>
            <w:szCs w:val="20"/>
          </w:rPr>
          <w:t xml:space="preserve">access </w:t>
        </w:r>
      </w:ins>
      <w:ins w:id="203" w:author="Microsoft Office User" w:date="2020-06-15T17:54:00Z">
        <w:r>
          <w:rPr>
            <w:rFonts w:ascii="Arial" w:hAnsi="Arial" w:cs="Arial"/>
            <w:sz w:val="20"/>
            <w:szCs w:val="20"/>
          </w:rPr>
          <w:t xml:space="preserve">to </w:t>
        </w:r>
      </w:ins>
      <w:ins w:id="204" w:author="Microsoft Office User" w:date="2020-06-15T18:33:00Z">
        <w:r w:rsidR="00A4149A">
          <w:rPr>
            <w:rFonts w:ascii="Arial" w:hAnsi="Arial" w:cs="Arial"/>
            <w:sz w:val="20"/>
            <w:szCs w:val="20"/>
          </w:rPr>
          <w:t xml:space="preserve">near real-time </w:t>
        </w:r>
      </w:ins>
      <w:ins w:id="205" w:author="Microsoft Office User" w:date="2020-06-15T17:54:00Z">
        <w:r>
          <w:rPr>
            <w:rFonts w:ascii="Arial" w:hAnsi="Arial" w:cs="Arial"/>
            <w:sz w:val="20"/>
            <w:szCs w:val="20"/>
          </w:rPr>
          <w:t xml:space="preserve">information for </w:t>
        </w:r>
      </w:ins>
      <w:ins w:id="206" w:author="Microsoft Office User" w:date="2020-06-15T17:53:00Z">
        <w:r>
          <w:rPr>
            <w:rFonts w:ascii="Arial" w:hAnsi="Arial" w:cs="Arial"/>
            <w:sz w:val="20"/>
            <w:szCs w:val="20"/>
          </w:rPr>
          <w:t>assess</w:t>
        </w:r>
      </w:ins>
      <w:ins w:id="207" w:author="Microsoft Office User" w:date="2020-06-15T17:54:00Z">
        <w:r>
          <w:rPr>
            <w:rFonts w:ascii="Arial" w:hAnsi="Arial" w:cs="Arial"/>
            <w:sz w:val="20"/>
            <w:szCs w:val="20"/>
          </w:rPr>
          <w:t>ing</w:t>
        </w:r>
      </w:ins>
      <w:ins w:id="208" w:author="Microsoft Office User" w:date="2020-06-15T17:53:00Z">
        <w:r>
          <w:rPr>
            <w:rFonts w:ascii="Arial" w:hAnsi="Arial" w:cs="Arial"/>
            <w:sz w:val="20"/>
            <w:szCs w:val="20"/>
          </w:rPr>
          <w:t xml:space="preserve"> the spatio-temporal coverage of the HFR surface current data</w:t>
        </w:r>
      </w:ins>
      <w:ins w:id="209" w:author="Microsoft Office User" w:date="2020-06-15T17:54:00Z">
        <w:r w:rsidR="005F7CAC">
          <w:rPr>
            <w:rFonts w:ascii="Arial" w:hAnsi="Arial" w:cs="Arial"/>
            <w:sz w:val="20"/>
            <w:szCs w:val="20"/>
          </w:rPr>
          <w:t xml:space="preserve">, for each individual platform and </w:t>
        </w:r>
      </w:ins>
      <w:ins w:id="210" w:author="Microsoft Office User" w:date="2020-06-15T17:56:00Z">
        <w:r w:rsidR="005F7CAC">
          <w:rPr>
            <w:rFonts w:ascii="Arial" w:hAnsi="Arial" w:cs="Arial"/>
            <w:sz w:val="20"/>
            <w:szCs w:val="20"/>
          </w:rPr>
          <w:t>for the</w:t>
        </w:r>
      </w:ins>
      <w:ins w:id="211" w:author="Microsoft Office User" w:date="2020-06-15T19:19:00Z">
        <w:r w:rsidR="00487070">
          <w:rPr>
            <w:rFonts w:ascii="Arial" w:hAnsi="Arial" w:cs="Arial"/>
            <w:sz w:val="20"/>
            <w:szCs w:val="20"/>
          </w:rPr>
          <w:t xml:space="preserve"> whole</w:t>
        </w:r>
      </w:ins>
      <w:ins w:id="212" w:author="Microsoft Office User" w:date="2020-06-15T17:56:00Z">
        <w:r w:rsidR="005F7CAC">
          <w:rPr>
            <w:rFonts w:ascii="Arial" w:hAnsi="Arial" w:cs="Arial"/>
            <w:sz w:val="20"/>
            <w:szCs w:val="20"/>
          </w:rPr>
          <w:t xml:space="preserve"> </w:t>
        </w:r>
      </w:ins>
      <w:ins w:id="213" w:author="Microsoft Office User" w:date="2020-06-15T17:54:00Z">
        <w:r w:rsidR="005F7CAC">
          <w:rPr>
            <w:rFonts w:ascii="Arial" w:hAnsi="Arial" w:cs="Arial"/>
            <w:sz w:val="20"/>
            <w:szCs w:val="20"/>
          </w:rPr>
          <w:t>network</w:t>
        </w:r>
      </w:ins>
      <w:ins w:id="214" w:author="Microsoft Office User" w:date="2020-06-15T17:53:00Z">
        <w:r>
          <w:rPr>
            <w:rFonts w:ascii="Arial" w:hAnsi="Arial" w:cs="Arial"/>
            <w:sz w:val="20"/>
            <w:szCs w:val="20"/>
          </w:rPr>
          <w:t xml:space="preserve">. </w:t>
        </w:r>
      </w:ins>
      <w:ins w:id="215" w:author="Microsoft Office User" w:date="2020-06-15T18:16:00Z">
        <w:r w:rsidR="00DE200E">
          <w:rPr>
            <w:rFonts w:ascii="Arial" w:hAnsi="Arial" w:cs="Arial"/>
            <w:sz w:val="20"/>
            <w:szCs w:val="20"/>
          </w:rPr>
          <w:t xml:space="preserve"> A brief description of the figure, along with clear instructions on how to find this information is provided (code to make it at your own is also </w:t>
        </w:r>
      </w:ins>
      <w:ins w:id="216" w:author="Microsoft Office User" w:date="2020-06-15T18:17:00Z">
        <w:r w:rsidR="00DE200E">
          <w:rPr>
            <w:rFonts w:ascii="Arial" w:hAnsi="Arial" w:cs="Arial"/>
            <w:sz w:val="20"/>
            <w:szCs w:val="20"/>
          </w:rPr>
          <w:t>included</w:t>
        </w:r>
      </w:ins>
      <w:ins w:id="217" w:author="Microsoft Office User" w:date="2020-06-15T18:16:00Z">
        <w:r w:rsidR="00DE200E">
          <w:rPr>
            <w:rFonts w:ascii="Arial" w:hAnsi="Arial" w:cs="Arial"/>
            <w:sz w:val="20"/>
            <w:szCs w:val="20"/>
          </w:rPr>
          <w:t xml:space="preserve"> if available).</w:t>
        </w:r>
      </w:ins>
    </w:p>
    <w:p w14:paraId="6C00DA4D" w14:textId="59D0B670" w:rsidR="00A755EF" w:rsidRPr="001E36E2" w:rsidRDefault="00A755EF" w:rsidP="00A755EF">
      <w:pPr>
        <w:ind w:right="-188"/>
        <w:jc w:val="both"/>
        <w:rPr>
          <w:ins w:id="218" w:author="Microsoft Office User" w:date="2020-06-15T10:35:00Z"/>
          <w:rFonts w:ascii="Arial" w:hAnsi="Arial" w:cs="Arial"/>
          <w:sz w:val="20"/>
          <w:szCs w:val="20"/>
        </w:rPr>
      </w:pPr>
    </w:p>
    <w:tbl>
      <w:tblPr>
        <w:tblStyle w:val="Tablaconcuadrcula"/>
        <w:tblW w:w="96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16"/>
        <w:gridCol w:w="4618"/>
      </w:tblGrid>
      <w:tr w:rsidR="00906B0F" w:rsidRPr="001E36E2" w14:paraId="0BCD6010" w14:textId="77777777" w:rsidTr="001E36E2">
        <w:trPr>
          <w:ins w:id="219" w:author="Microsoft Office User" w:date="2020-06-15T10:35:00Z"/>
        </w:trPr>
        <w:tc>
          <w:tcPr>
            <w:tcW w:w="5016" w:type="dxa"/>
          </w:tcPr>
          <w:p w14:paraId="70D96A9B" w14:textId="304CDB37" w:rsidR="00906B0F" w:rsidRPr="001E36E2" w:rsidRDefault="00906B0F" w:rsidP="00A755EF">
            <w:pPr>
              <w:ind w:right="-188"/>
              <w:jc w:val="both"/>
              <w:rPr>
                <w:ins w:id="220" w:author="Microsoft Office User" w:date="2020-06-15T10:35:00Z"/>
                <w:rFonts w:ascii="Arial" w:eastAsia="MS Mincho" w:hAnsi="Arial" w:cs="Arial"/>
                <w:color w:val="000000"/>
                <w:sz w:val="20"/>
                <w:szCs w:val="20"/>
                <w:highlight w:val="yellow"/>
                <w:lang w:eastAsia="fr-FR"/>
              </w:rPr>
            </w:pPr>
            <w:ins w:id="221" w:author="Microsoft Office User" w:date="2020-06-15T10:36:00Z">
              <w:r w:rsidRPr="001E36E2">
                <w:rPr>
                  <w:rFonts w:ascii="Arial" w:eastAsia="MS Mincho" w:hAnsi="Arial" w:cs="Arial"/>
                  <w:color w:val="000000"/>
                  <w:sz w:val="20"/>
                  <w:szCs w:val="20"/>
                  <w:lang w:eastAsia="fr-FR"/>
                </w:rPr>
                <w:drawing>
                  <wp:inline distT="0" distB="0" distL="0" distR="0" wp14:anchorId="0F82A1CD" wp14:editId="366A4C2E">
                    <wp:extent cx="3042846" cy="2087860"/>
                    <wp:effectExtent l="0" t="0" r="571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a de pantalla 2020-06-15 a las 10.36.24.png"/>
                            <pic:cNvPicPr/>
                          </pic:nvPicPr>
                          <pic:blipFill>
                            <a:blip r:embed="rId15"/>
                            <a:stretch>
                              <a:fillRect/>
                            </a:stretch>
                          </pic:blipFill>
                          <pic:spPr>
                            <a:xfrm>
                              <a:off x="0" y="0"/>
                              <a:ext cx="3042846" cy="2087860"/>
                            </a:xfrm>
                            <a:prstGeom prst="rect">
                              <a:avLst/>
                            </a:prstGeom>
                          </pic:spPr>
                        </pic:pic>
                      </a:graphicData>
                    </a:graphic>
                  </wp:inline>
                </w:drawing>
              </w:r>
            </w:ins>
          </w:p>
        </w:tc>
        <w:tc>
          <w:tcPr>
            <w:tcW w:w="4618" w:type="dxa"/>
          </w:tcPr>
          <w:p w14:paraId="3DEB9E8C" w14:textId="3FE048DC" w:rsidR="005451B2" w:rsidRPr="001E36E2" w:rsidRDefault="00027F45" w:rsidP="001E36E2">
            <w:pPr>
              <w:ind w:right="40"/>
              <w:jc w:val="both"/>
              <w:rPr>
                <w:ins w:id="222" w:author="Microsoft Office User" w:date="2020-06-15T12:14:00Z"/>
                <w:rFonts w:ascii="Arial" w:eastAsia="MS Mincho" w:hAnsi="Arial" w:cs="Arial"/>
                <w:color w:val="000000"/>
                <w:sz w:val="20"/>
                <w:szCs w:val="20"/>
                <w:lang w:eastAsia="fr-FR"/>
              </w:rPr>
            </w:pPr>
            <w:ins w:id="223" w:author="Microsoft Office User" w:date="2020-06-15T18:13:00Z">
              <w:r>
                <w:rPr>
                  <w:rFonts w:ascii="Arial" w:eastAsia="MS Mincho" w:hAnsi="Arial" w:cs="Arial"/>
                  <w:b/>
                  <w:color w:val="000000"/>
                  <w:sz w:val="20"/>
                  <w:szCs w:val="20"/>
                  <w:lang w:eastAsia="fr-FR"/>
                </w:rPr>
                <w:t xml:space="preserve">- </w:t>
              </w:r>
            </w:ins>
            <w:ins w:id="224" w:author="Microsoft Office User" w:date="2020-06-15T12:14:00Z">
              <w:r w:rsidR="003516A7" w:rsidRPr="001E36E2">
                <w:rPr>
                  <w:rFonts w:ascii="Arial" w:eastAsia="MS Mincho" w:hAnsi="Arial" w:cs="Arial"/>
                  <w:b/>
                  <w:color w:val="000000"/>
                  <w:sz w:val="20"/>
                  <w:szCs w:val="20"/>
                  <w:lang w:eastAsia="fr-FR"/>
                </w:rPr>
                <w:t>Description</w:t>
              </w:r>
            </w:ins>
            <w:ins w:id="225" w:author="Microsoft Office User" w:date="2020-06-15T12:22:00Z">
              <w:r w:rsidR="003516A7" w:rsidRPr="001E36E2">
                <w:rPr>
                  <w:rFonts w:ascii="Arial" w:eastAsia="MS Mincho" w:hAnsi="Arial" w:cs="Arial"/>
                  <w:b/>
                  <w:color w:val="000000"/>
                  <w:sz w:val="20"/>
                  <w:szCs w:val="20"/>
                  <w:lang w:eastAsia="fr-FR"/>
                </w:rPr>
                <w:t>:</w:t>
              </w:r>
              <w:r w:rsidR="003516A7" w:rsidRPr="001E36E2">
                <w:rPr>
                  <w:rFonts w:ascii="Arial" w:eastAsia="MS Mincho" w:hAnsi="Arial" w:cs="Arial"/>
                  <w:color w:val="000000"/>
                  <w:sz w:val="20"/>
                  <w:szCs w:val="20"/>
                  <w:lang w:eastAsia="fr-FR"/>
                </w:rPr>
                <w:t xml:space="preserve"> map sho</w:t>
              </w:r>
            </w:ins>
            <w:ins w:id="226" w:author="Microsoft Office User" w:date="2020-06-15T12:23:00Z">
              <w:r w:rsidR="003516A7" w:rsidRPr="001E36E2">
                <w:rPr>
                  <w:rFonts w:ascii="Arial" w:eastAsia="MS Mincho" w:hAnsi="Arial" w:cs="Arial"/>
                  <w:color w:val="000000"/>
                  <w:sz w:val="20"/>
                  <w:szCs w:val="20"/>
                  <w:lang w:eastAsia="fr-FR"/>
                </w:rPr>
                <w:t xml:space="preserve">wing the spatial coverage of </w:t>
              </w:r>
            </w:ins>
            <w:ins w:id="227" w:author="Microsoft Office User" w:date="2020-06-15T12:32:00Z">
              <w:r w:rsidR="005451B2" w:rsidRPr="001E36E2">
                <w:rPr>
                  <w:rFonts w:ascii="Arial" w:eastAsia="MS Mincho" w:hAnsi="Arial" w:cs="Arial"/>
                  <w:color w:val="000000"/>
                  <w:sz w:val="20"/>
                  <w:szCs w:val="20"/>
                  <w:lang w:eastAsia="fr-FR"/>
                </w:rPr>
                <w:t xml:space="preserve">each </w:t>
              </w:r>
            </w:ins>
            <w:ins w:id="228" w:author="Microsoft Office User" w:date="2020-06-15T18:09:00Z">
              <w:r>
                <w:rPr>
                  <w:rFonts w:ascii="Arial" w:eastAsia="MS Mincho" w:hAnsi="Arial" w:cs="Arial"/>
                  <w:color w:val="000000"/>
                  <w:sz w:val="20"/>
                  <w:szCs w:val="20"/>
                  <w:lang w:eastAsia="fr-FR"/>
                </w:rPr>
                <w:t xml:space="preserve">HFR </w:t>
              </w:r>
            </w:ins>
            <w:ins w:id="229" w:author="Microsoft Office User" w:date="2020-06-15T19:20:00Z">
              <w:r w:rsidR="00487070">
                <w:rPr>
                  <w:rFonts w:ascii="Arial" w:eastAsia="MS Mincho" w:hAnsi="Arial" w:cs="Arial"/>
                  <w:color w:val="000000"/>
                  <w:sz w:val="20"/>
                  <w:szCs w:val="20"/>
                  <w:lang w:eastAsia="fr-FR"/>
                </w:rPr>
                <w:t xml:space="preserve">total </w:t>
              </w:r>
            </w:ins>
            <w:ins w:id="230" w:author="Microsoft Office User" w:date="2020-06-15T18:09:00Z">
              <w:r>
                <w:rPr>
                  <w:rFonts w:ascii="Arial" w:eastAsia="MS Mincho" w:hAnsi="Arial" w:cs="Arial"/>
                  <w:color w:val="000000"/>
                  <w:sz w:val="20"/>
                  <w:szCs w:val="20"/>
                  <w:lang w:eastAsia="fr-FR"/>
                </w:rPr>
                <w:t>platform</w:t>
              </w:r>
            </w:ins>
            <w:ins w:id="231" w:author="Microsoft Office User" w:date="2020-06-15T17:58:00Z">
              <w:r w:rsidR="005F7CAC">
                <w:rPr>
                  <w:rFonts w:ascii="Arial" w:eastAsia="MS Mincho" w:hAnsi="Arial" w:cs="Arial"/>
                  <w:color w:val="000000"/>
                  <w:sz w:val="20"/>
                  <w:szCs w:val="20"/>
                  <w:lang w:eastAsia="fr-FR"/>
                </w:rPr>
                <w:t xml:space="preserve"> (e.g. HFR-South)</w:t>
              </w:r>
            </w:ins>
            <w:ins w:id="232" w:author="Microsoft Office User" w:date="2020-06-15T12:23:00Z">
              <w:r w:rsidR="003516A7" w:rsidRPr="001E36E2">
                <w:rPr>
                  <w:rFonts w:ascii="Arial" w:eastAsia="MS Mincho" w:hAnsi="Arial" w:cs="Arial"/>
                  <w:color w:val="000000"/>
                  <w:sz w:val="20"/>
                  <w:szCs w:val="20"/>
                  <w:lang w:eastAsia="fr-FR"/>
                </w:rPr>
                <w:t xml:space="preserve"> </w:t>
              </w:r>
            </w:ins>
            <w:ins w:id="233" w:author="Microsoft Office User" w:date="2020-06-15T12:24:00Z">
              <w:r w:rsidR="003516A7" w:rsidRPr="001E36E2">
                <w:rPr>
                  <w:rFonts w:ascii="Arial" w:eastAsia="MS Mincho" w:hAnsi="Arial" w:cs="Arial"/>
                  <w:color w:val="000000"/>
                  <w:sz w:val="20"/>
                  <w:szCs w:val="20"/>
                  <w:lang w:eastAsia="fr-FR"/>
                </w:rPr>
                <w:t xml:space="preserve">considering all those grid points with a temporal availability higher than 80% </w:t>
              </w:r>
              <w:r w:rsidR="005451B2" w:rsidRPr="001E36E2">
                <w:rPr>
                  <w:rFonts w:ascii="Arial" w:eastAsia="MS Mincho" w:hAnsi="Arial" w:cs="Arial"/>
                  <w:color w:val="000000"/>
                  <w:sz w:val="20"/>
                  <w:szCs w:val="20"/>
                  <w:lang w:eastAsia="fr-FR"/>
                </w:rPr>
                <w:t>for the last available hour</w:t>
              </w:r>
            </w:ins>
            <w:ins w:id="234" w:author="Microsoft Office User" w:date="2020-06-15T12:32:00Z">
              <w:r w:rsidR="005451B2" w:rsidRPr="001E36E2">
                <w:rPr>
                  <w:rFonts w:ascii="Arial" w:eastAsia="MS Mincho" w:hAnsi="Arial" w:cs="Arial"/>
                  <w:color w:val="000000"/>
                  <w:sz w:val="20"/>
                  <w:szCs w:val="20"/>
                  <w:lang w:eastAsia="fr-FR"/>
                </w:rPr>
                <w:t xml:space="preserve"> (</w:t>
              </w:r>
            </w:ins>
            <w:ins w:id="235" w:author="Microsoft Office User" w:date="2020-06-15T12:33:00Z">
              <w:r w:rsidR="005451B2" w:rsidRPr="001E36E2">
                <w:rPr>
                  <w:rFonts w:ascii="Arial" w:eastAsia="MS Mincho" w:hAnsi="Arial" w:cs="Arial"/>
                  <w:color w:val="000000"/>
                  <w:sz w:val="20"/>
                  <w:szCs w:val="20"/>
                  <w:lang w:eastAsia="fr-FR"/>
                </w:rPr>
                <w:t>of the latest daily file</w:t>
              </w:r>
            </w:ins>
            <w:ins w:id="236" w:author="Microsoft Office User" w:date="2020-06-15T19:20:00Z">
              <w:r w:rsidR="00487070">
                <w:rPr>
                  <w:rFonts w:ascii="Arial" w:eastAsia="MS Mincho" w:hAnsi="Arial" w:cs="Arial"/>
                  <w:color w:val="000000"/>
                  <w:sz w:val="20"/>
                  <w:szCs w:val="20"/>
                  <w:lang w:eastAsia="fr-FR"/>
                </w:rPr>
                <w:t xml:space="preserve"> from the /latest</w:t>
              </w:r>
            </w:ins>
            <w:ins w:id="237" w:author="Microsoft Office User" w:date="2020-06-15T12:32:00Z">
              <w:r w:rsidR="005451B2" w:rsidRPr="001E36E2">
                <w:rPr>
                  <w:rFonts w:ascii="Arial" w:eastAsia="MS Mincho" w:hAnsi="Arial" w:cs="Arial"/>
                  <w:color w:val="000000"/>
                  <w:sz w:val="20"/>
                  <w:szCs w:val="20"/>
                  <w:lang w:eastAsia="fr-FR"/>
                </w:rPr>
                <w:t>)</w:t>
              </w:r>
            </w:ins>
            <w:ins w:id="238" w:author="Microsoft Office User" w:date="2020-06-15T12:24:00Z">
              <w:r w:rsidR="005451B2" w:rsidRPr="001E36E2">
                <w:rPr>
                  <w:rFonts w:ascii="Arial" w:eastAsia="MS Mincho" w:hAnsi="Arial" w:cs="Arial"/>
                  <w:color w:val="000000"/>
                  <w:sz w:val="20"/>
                  <w:szCs w:val="20"/>
                  <w:lang w:eastAsia="fr-FR"/>
                </w:rPr>
                <w:t xml:space="preserve">. </w:t>
              </w:r>
            </w:ins>
          </w:p>
          <w:p w14:paraId="6E470571" w14:textId="32FCA5CF" w:rsidR="005451B2" w:rsidRPr="001E36E2" w:rsidRDefault="003516A7" w:rsidP="001E36E2">
            <w:pPr>
              <w:pStyle w:val="Prrafodelista"/>
              <w:numPr>
                <w:ilvl w:val="0"/>
                <w:numId w:val="8"/>
              </w:numPr>
              <w:tabs>
                <w:tab w:val="left" w:pos="109"/>
                <w:tab w:val="left" w:pos="251"/>
              </w:tabs>
              <w:ind w:left="-33" w:right="40" w:firstLine="33"/>
              <w:jc w:val="both"/>
              <w:rPr>
                <w:ins w:id="239" w:author="Microsoft Office User" w:date="2020-06-15T12:14:00Z"/>
                <w:rFonts w:ascii="Arial" w:eastAsia="MS Mincho" w:hAnsi="Arial" w:cs="Arial"/>
                <w:color w:val="000000"/>
                <w:sz w:val="20"/>
                <w:szCs w:val="20"/>
                <w:lang w:eastAsia="fr-FR"/>
              </w:rPr>
            </w:pPr>
            <w:ins w:id="240" w:author="Microsoft Office User" w:date="2020-06-15T12:14:00Z">
              <w:r w:rsidRPr="001E36E2">
                <w:rPr>
                  <w:rFonts w:ascii="Arial" w:eastAsia="MS Mincho" w:hAnsi="Arial" w:cs="Arial"/>
                  <w:b/>
                  <w:color w:val="000000"/>
                  <w:sz w:val="20"/>
                  <w:szCs w:val="20"/>
                  <w:lang w:eastAsia="fr-FR"/>
                </w:rPr>
                <w:t>Availability</w:t>
              </w:r>
            </w:ins>
            <w:ins w:id="241" w:author="Microsoft Office User" w:date="2020-06-15T12:25:00Z">
              <w:r w:rsidR="005451B2" w:rsidRPr="001E36E2">
                <w:rPr>
                  <w:rFonts w:ascii="Arial" w:eastAsia="MS Mincho" w:hAnsi="Arial" w:cs="Arial"/>
                  <w:b/>
                  <w:color w:val="000000"/>
                  <w:sz w:val="20"/>
                  <w:szCs w:val="20"/>
                  <w:lang w:eastAsia="fr-FR"/>
                </w:rPr>
                <w:t xml:space="preserve">: </w:t>
              </w:r>
            </w:ins>
            <w:ins w:id="242" w:author="Microsoft Office User" w:date="2020-06-15T12:26:00Z">
              <w:r w:rsidR="005451B2" w:rsidRPr="001E36E2">
                <w:rPr>
                  <w:rFonts w:ascii="Arial" w:eastAsia="MS Mincho" w:hAnsi="Arial" w:cs="Arial"/>
                  <w:color w:val="000000"/>
                  <w:sz w:val="20"/>
                  <w:szCs w:val="20"/>
                  <w:lang w:eastAsia="fr-FR"/>
                </w:rPr>
                <w:t xml:space="preserve">visit the </w:t>
              </w:r>
              <w:r w:rsidR="005451B2" w:rsidRPr="001E36E2">
                <w:rPr>
                  <w:rFonts w:ascii="Arial" w:eastAsia="MS Mincho" w:hAnsi="Arial" w:cs="Arial"/>
                  <w:color w:val="000000"/>
                  <w:sz w:val="20"/>
                  <w:szCs w:val="20"/>
                  <w:lang w:eastAsia="fr-FR"/>
                </w:rPr>
                <w:fldChar w:fldCharType="begin"/>
              </w:r>
              <w:r w:rsidR="005451B2" w:rsidRPr="001E36E2">
                <w:rPr>
                  <w:rFonts w:ascii="Arial" w:eastAsia="MS Mincho" w:hAnsi="Arial" w:cs="Arial"/>
                  <w:color w:val="000000"/>
                  <w:sz w:val="20"/>
                  <w:szCs w:val="20"/>
                  <w:lang w:eastAsia="fr-FR"/>
                </w:rPr>
                <w:instrText xml:space="preserve"> HYPERLINK "http://www.marineinsitu.eu/dashboard/" </w:instrText>
              </w:r>
              <w:r w:rsidR="005451B2" w:rsidRPr="001E36E2">
                <w:rPr>
                  <w:rFonts w:eastAsia="MS Mincho"/>
                  <w:lang w:eastAsia="fr-FR"/>
                </w:rPr>
              </w:r>
              <w:r w:rsidR="005451B2" w:rsidRPr="001E36E2">
                <w:rPr>
                  <w:rFonts w:ascii="Arial" w:eastAsia="MS Mincho" w:hAnsi="Arial" w:cs="Arial"/>
                  <w:color w:val="000000"/>
                  <w:sz w:val="20"/>
                  <w:szCs w:val="20"/>
                  <w:lang w:eastAsia="fr-FR"/>
                </w:rPr>
                <w:fldChar w:fldCharType="separate"/>
              </w:r>
              <w:r w:rsidR="005451B2" w:rsidRPr="001E36E2">
                <w:rPr>
                  <w:rStyle w:val="Hipervnculo"/>
                  <w:rFonts w:ascii="Arial" w:eastAsia="MS Mincho" w:hAnsi="Arial" w:cs="Arial"/>
                  <w:sz w:val="20"/>
                  <w:szCs w:val="20"/>
                  <w:lang w:eastAsia="fr-FR"/>
                </w:rPr>
                <w:t>dashboard</w:t>
              </w:r>
              <w:r w:rsidR="005451B2" w:rsidRPr="001E36E2">
                <w:rPr>
                  <w:rFonts w:ascii="Arial" w:eastAsia="MS Mincho" w:hAnsi="Arial" w:cs="Arial"/>
                  <w:color w:val="000000"/>
                  <w:sz w:val="20"/>
                  <w:szCs w:val="20"/>
                  <w:lang w:eastAsia="fr-FR"/>
                </w:rPr>
                <w:fldChar w:fldCharType="end"/>
              </w:r>
              <w:r w:rsidR="005451B2" w:rsidRPr="001E36E2">
                <w:rPr>
                  <w:rFonts w:ascii="Arial" w:eastAsia="MS Mincho" w:hAnsi="Arial" w:cs="Arial"/>
                  <w:color w:val="000000"/>
                  <w:sz w:val="20"/>
                  <w:szCs w:val="20"/>
                  <w:lang w:eastAsia="fr-FR"/>
                </w:rPr>
                <w:t xml:space="preserve">, select </w:t>
              </w:r>
            </w:ins>
            <w:ins w:id="243" w:author="Microsoft Office User" w:date="2020-06-15T17:59:00Z">
              <w:r w:rsidR="005F7CAC" w:rsidRPr="001E36E2">
                <w:rPr>
                  <w:rFonts w:ascii="Arial" w:eastAsia="MS Mincho" w:hAnsi="Arial" w:cs="Arial"/>
                  <w:color w:val="000000"/>
                  <w:sz w:val="20"/>
                  <w:szCs w:val="20"/>
                  <w:lang w:eastAsia="fr-FR"/>
                </w:rPr>
                <w:t xml:space="preserve">the platform </w:t>
              </w:r>
            </w:ins>
            <w:ins w:id="244" w:author="Microsoft Office User" w:date="2020-06-15T12:26:00Z">
              <w:r w:rsidR="005451B2" w:rsidRPr="001E36E2">
                <w:rPr>
                  <w:rFonts w:ascii="Arial" w:eastAsia="MS Mincho" w:hAnsi="Arial" w:cs="Arial"/>
                  <w:color w:val="000000"/>
                  <w:sz w:val="20"/>
                  <w:szCs w:val="20"/>
                  <w:lang w:eastAsia="fr-FR"/>
                </w:rPr>
                <w:t>H</w:t>
              </w:r>
            </w:ins>
            <w:ins w:id="245" w:author="Microsoft Office User" w:date="2020-06-15T18:56:00Z">
              <w:r w:rsidR="00AB29E7">
                <w:rPr>
                  <w:rFonts w:ascii="Arial" w:eastAsia="MS Mincho" w:hAnsi="Arial" w:cs="Arial"/>
                  <w:color w:val="000000"/>
                  <w:sz w:val="20"/>
                  <w:szCs w:val="20"/>
                  <w:lang w:eastAsia="fr-FR"/>
                </w:rPr>
                <w:t xml:space="preserve">igh </w:t>
              </w:r>
              <w:r w:rsidR="00AB29E7" w:rsidRPr="00AB29E7">
                <w:rPr>
                  <w:rFonts w:ascii="Arial" w:eastAsia="MS Mincho" w:hAnsi="Arial" w:cs="Arial"/>
                  <w:color w:val="000000"/>
                  <w:sz w:val="20"/>
                  <w:szCs w:val="20"/>
                  <w:lang w:eastAsia="fr-FR"/>
                </w:rPr>
                <w:t>F</w:t>
              </w:r>
              <w:r w:rsidR="00AB29E7">
                <w:rPr>
                  <w:rFonts w:ascii="Arial" w:eastAsia="MS Mincho" w:hAnsi="Arial" w:cs="Arial"/>
                  <w:color w:val="000000"/>
                  <w:sz w:val="20"/>
                  <w:szCs w:val="20"/>
                  <w:lang w:eastAsia="fr-FR"/>
                </w:rPr>
                <w:t>requency</w:t>
              </w:r>
            </w:ins>
            <w:ins w:id="246" w:author="Microsoft Office User" w:date="2020-06-15T12:26:00Z">
              <w:r w:rsidR="005451B2" w:rsidRPr="001E36E2">
                <w:rPr>
                  <w:rFonts w:ascii="Arial" w:eastAsia="MS Mincho" w:hAnsi="Arial" w:cs="Arial"/>
                  <w:color w:val="000000"/>
                  <w:sz w:val="20"/>
                  <w:szCs w:val="20"/>
                  <w:lang w:eastAsia="fr-FR"/>
                </w:rPr>
                <w:t xml:space="preserve"> </w:t>
              </w:r>
            </w:ins>
            <w:ins w:id="247" w:author="Microsoft Office User" w:date="2020-06-15T18:56:00Z">
              <w:r w:rsidR="00AB29E7">
                <w:rPr>
                  <w:rFonts w:ascii="Arial" w:eastAsia="MS Mincho" w:hAnsi="Arial" w:cs="Arial"/>
                  <w:color w:val="000000"/>
                  <w:sz w:val="20"/>
                  <w:szCs w:val="20"/>
                  <w:lang w:eastAsia="fr-FR"/>
                </w:rPr>
                <w:t>R</w:t>
              </w:r>
            </w:ins>
            <w:ins w:id="248" w:author="Microsoft Office User" w:date="2020-06-15T12:26:00Z">
              <w:r w:rsidR="005451B2" w:rsidRPr="001E36E2">
                <w:rPr>
                  <w:rFonts w:ascii="Arial" w:eastAsia="MS Mincho" w:hAnsi="Arial" w:cs="Arial"/>
                  <w:color w:val="000000"/>
                  <w:sz w:val="20"/>
                  <w:szCs w:val="20"/>
                  <w:lang w:eastAsia="fr-FR"/>
                </w:rPr>
                <w:t>adars</w:t>
              </w:r>
            </w:ins>
            <w:ins w:id="249" w:author="Microsoft Office User" w:date="2020-06-15T18:56:00Z">
              <w:r w:rsidR="00AB29E7">
                <w:rPr>
                  <w:rFonts w:ascii="Arial" w:eastAsia="MS Mincho" w:hAnsi="Arial" w:cs="Arial"/>
                  <w:color w:val="000000"/>
                  <w:sz w:val="20"/>
                  <w:szCs w:val="20"/>
                  <w:lang w:eastAsia="fr-FR"/>
                </w:rPr>
                <w:t xml:space="preserve"> (HF)</w:t>
              </w:r>
            </w:ins>
            <w:ins w:id="250" w:author="Microsoft Office User" w:date="2020-06-15T12:26:00Z">
              <w:r w:rsidR="005451B2" w:rsidRPr="001E36E2">
                <w:rPr>
                  <w:rFonts w:ascii="Arial" w:eastAsia="MS Mincho" w:hAnsi="Arial" w:cs="Arial"/>
                  <w:color w:val="000000"/>
                  <w:sz w:val="20"/>
                  <w:szCs w:val="20"/>
                  <w:lang w:eastAsia="fr-FR"/>
                </w:rPr>
                <w:t xml:space="preserve"> and</w:t>
              </w:r>
            </w:ins>
            <w:ins w:id="251" w:author="Microsoft Office User" w:date="2020-06-15T12:27:00Z">
              <w:r w:rsidR="005451B2" w:rsidRPr="001E36E2">
                <w:rPr>
                  <w:rFonts w:ascii="Arial" w:eastAsia="MS Mincho" w:hAnsi="Arial" w:cs="Arial"/>
                  <w:color w:val="000000"/>
                  <w:sz w:val="20"/>
                  <w:szCs w:val="20"/>
                  <w:lang w:eastAsia="fr-FR"/>
                </w:rPr>
                <w:t xml:space="preserve"> the total coverage will be displayed on the map</w:t>
              </w:r>
            </w:ins>
            <w:ins w:id="252" w:author="Microsoft Office User" w:date="2020-06-15T17:59:00Z">
              <w:r w:rsidR="005F7CAC" w:rsidRPr="001E36E2">
                <w:rPr>
                  <w:rFonts w:ascii="Arial" w:eastAsia="MS Mincho" w:hAnsi="Arial" w:cs="Arial"/>
                  <w:color w:val="000000"/>
                  <w:sz w:val="20"/>
                  <w:szCs w:val="20"/>
                  <w:lang w:eastAsia="fr-FR"/>
                </w:rPr>
                <w:t xml:space="preserve"> for every platform (</w:t>
              </w:r>
            </w:ins>
            <w:ins w:id="253" w:author="Microsoft Office User" w:date="2020-06-15T19:20:00Z">
              <w:r w:rsidR="00487070">
                <w:rPr>
                  <w:rFonts w:ascii="Arial" w:eastAsia="MS Mincho" w:hAnsi="Arial" w:cs="Arial"/>
                  <w:color w:val="000000"/>
                  <w:sz w:val="20"/>
                  <w:szCs w:val="20"/>
                  <w:lang w:eastAsia="fr-FR"/>
                </w:rPr>
                <w:t xml:space="preserve">or </w:t>
              </w:r>
            </w:ins>
            <w:ins w:id="254" w:author="Microsoft Office User" w:date="2020-06-15T17:59:00Z">
              <w:r w:rsidR="005F7CAC" w:rsidRPr="001E36E2">
                <w:rPr>
                  <w:rFonts w:ascii="Arial" w:eastAsia="MS Mincho" w:hAnsi="Arial" w:cs="Arial"/>
                  <w:color w:val="000000"/>
                  <w:sz w:val="20"/>
                  <w:szCs w:val="20"/>
                  <w:lang w:eastAsia="fr-FR"/>
                </w:rPr>
                <w:t>for every regional network in the case of US HFR platforms)</w:t>
              </w:r>
            </w:ins>
            <w:ins w:id="255" w:author="Microsoft Office User" w:date="2020-06-15T12:27:00Z">
              <w:r w:rsidR="005451B2" w:rsidRPr="001E36E2">
                <w:rPr>
                  <w:rFonts w:ascii="Arial" w:eastAsia="MS Mincho" w:hAnsi="Arial" w:cs="Arial"/>
                  <w:color w:val="000000"/>
                  <w:sz w:val="20"/>
                  <w:szCs w:val="20"/>
                  <w:lang w:eastAsia="fr-FR"/>
                </w:rPr>
                <w:t>.</w:t>
              </w:r>
            </w:ins>
          </w:p>
          <w:p w14:paraId="0552C151" w14:textId="4CF9257E" w:rsidR="008300F7" w:rsidRPr="001E36E2" w:rsidRDefault="003516A7" w:rsidP="001E36E2">
            <w:pPr>
              <w:pStyle w:val="Prrafodelista"/>
              <w:numPr>
                <w:ilvl w:val="0"/>
                <w:numId w:val="8"/>
              </w:numPr>
              <w:tabs>
                <w:tab w:val="left" w:pos="109"/>
                <w:tab w:val="left" w:pos="251"/>
              </w:tabs>
              <w:ind w:left="-33" w:right="40" w:firstLine="33"/>
              <w:jc w:val="both"/>
              <w:rPr>
                <w:ins w:id="256" w:author="Microsoft Office User" w:date="2020-06-15T17:51:00Z"/>
                <w:rFonts w:ascii="Arial" w:eastAsia="MS Mincho" w:hAnsi="Arial" w:cs="Arial"/>
                <w:color w:val="000000"/>
                <w:sz w:val="20"/>
                <w:szCs w:val="20"/>
                <w:lang w:eastAsia="fr-FR"/>
              </w:rPr>
            </w:pPr>
            <w:ins w:id="257" w:author="Microsoft Office User" w:date="2020-06-15T12:15:00Z">
              <w:r w:rsidRPr="001E36E2">
                <w:rPr>
                  <w:rFonts w:ascii="Arial" w:eastAsia="MS Mincho" w:hAnsi="Arial" w:cs="Arial"/>
                  <w:b/>
                  <w:color w:val="000000"/>
                  <w:sz w:val="20"/>
                  <w:szCs w:val="20"/>
                  <w:lang w:eastAsia="fr-FR"/>
                </w:rPr>
                <w:t>Code</w:t>
              </w:r>
              <w:r w:rsidRPr="001E36E2">
                <w:rPr>
                  <w:rFonts w:ascii="Arial" w:eastAsia="MS Mincho" w:hAnsi="Arial" w:cs="Arial"/>
                  <w:color w:val="000000"/>
                  <w:sz w:val="20"/>
                  <w:szCs w:val="20"/>
                  <w:lang w:eastAsia="fr-FR"/>
                </w:rPr>
                <w:t xml:space="preserve">: </w:t>
              </w:r>
            </w:ins>
            <w:commentRangeStart w:id="258"/>
            <w:ins w:id="259" w:author="Microsoft Office User" w:date="2020-06-15T12:29:00Z">
              <w:r w:rsidR="005451B2" w:rsidRPr="001E36E2">
                <w:rPr>
                  <w:rFonts w:ascii="Arial" w:eastAsia="MS Mincho" w:hAnsi="Arial" w:cs="Arial"/>
                  <w:color w:val="000000"/>
                  <w:sz w:val="20"/>
                  <w:szCs w:val="20"/>
                  <w:lang w:eastAsia="fr-FR"/>
                </w:rPr>
                <w:t xml:space="preserve">visit the </w:t>
              </w:r>
              <w:r w:rsidR="005451B2" w:rsidRPr="001E36E2">
                <w:rPr>
                  <w:rFonts w:ascii="Arial" w:eastAsia="MS Mincho" w:hAnsi="Arial" w:cs="Arial"/>
                  <w:color w:val="000000"/>
                  <w:sz w:val="20"/>
                  <w:szCs w:val="20"/>
                  <w:lang w:eastAsia="fr-FR"/>
                </w:rPr>
                <w:fldChar w:fldCharType="begin"/>
              </w:r>
              <w:r w:rsidR="005451B2" w:rsidRPr="001E36E2">
                <w:rPr>
                  <w:rFonts w:ascii="Arial" w:eastAsia="MS Mincho" w:hAnsi="Arial" w:cs="Arial"/>
                  <w:color w:val="000000"/>
                  <w:sz w:val="20"/>
                  <w:szCs w:val="20"/>
                  <w:lang w:eastAsia="fr-FR"/>
                </w:rPr>
                <w:instrText xml:space="preserve"> HYPERLINK "http://www.marineinsitu.eu/material/" </w:instrText>
              </w:r>
              <w:r w:rsidR="005451B2" w:rsidRPr="001E36E2">
                <w:rPr>
                  <w:rFonts w:eastAsia="MS Mincho"/>
                  <w:lang w:eastAsia="fr-FR"/>
                </w:rPr>
              </w:r>
              <w:r w:rsidR="005451B2" w:rsidRPr="001E36E2">
                <w:rPr>
                  <w:rFonts w:ascii="Arial" w:eastAsia="MS Mincho" w:hAnsi="Arial" w:cs="Arial"/>
                  <w:color w:val="000000"/>
                  <w:sz w:val="20"/>
                  <w:szCs w:val="20"/>
                  <w:lang w:eastAsia="fr-FR"/>
                </w:rPr>
                <w:fldChar w:fldCharType="separate"/>
              </w:r>
              <w:r w:rsidR="005451B2" w:rsidRPr="001E36E2">
                <w:rPr>
                  <w:rStyle w:val="Hipervnculo"/>
                  <w:rFonts w:ascii="Arial" w:eastAsia="MS Mincho" w:hAnsi="Arial" w:cs="Arial"/>
                  <w:sz w:val="20"/>
                  <w:szCs w:val="20"/>
                  <w:lang w:eastAsia="fr-FR"/>
                </w:rPr>
                <w:t>training material</w:t>
              </w:r>
              <w:r w:rsidR="005451B2" w:rsidRPr="001E36E2">
                <w:rPr>
                  <w:rFonts w:ascii="Arial" w:eastAsia="MS Mincho" w:hAnsi="Arial" w:cs="Arial"/>
                  <w:color w:val="000000"/>
                  <w:sz w:val="20"/>
                  <w:szCs w:val="20"/>
                  <w:lang w:eastAsia="fr-FR"/>
                </w:rPr>
                <w:fldChar w:fldCharType="end"/>
              </w:r>
            </w:ins>
            <w:ins w:id="260" w:author="Microsoft Office User" w:date="2020-06-15T17:59:00Z">
              <w:r w:rsidR="005F7CAC" w:rsidRPr="001E36E2">
                <w:rPr>
                  <w:rFonts w:ascii="Arial" w:eastAsia="MS Mincho" w:hAnsi="Arial" w:cs="Arial"/>
                  <w:color w:val="000000"/>
                  <w:sz w:val="20"/>
                  <w:szCs w:val="20"/>
                  <w:lang w:eastAsia="fr-FR"/>
                </w:rPr>
                <w:t xml:space="preserve"> and run </w:t>
              </w:r>
            </w:ins>
            <w:ins w:id="261" w:author="Microsoft Office User" w:date="2020-06-15T18:00:00Z">
              <w:r w:rsidR="005F7CAC" w:rsidRPr="001E36E2">
                <w:rPr>
                  <w:rFonts w:ascii="Arial" w:eastAsia="MS Mincho" w:hAnsi="Arial" w:cs="Arial"/>
                  <w:color w:val="000000"/>
                  <w:sz w:val="20"/>
                  <w:szCs w:val="20"/>
                  <w:lang w:eastAsia="fr-FR"/>
                </w:rPr>
                <w:t>the HFR_plot</w:t>
              </w:r>
              <w:commentRangeEnd w:id="258"/>
              <w:r w:rsidR="005F7CAC">
                <w:rPr>
                  <w:rStyle w:val="Refdecomentario"/>
                  <w:rFonts w:eastAsiaTheme="minorEastAsia" w:cs="Arial"/>
                  <w:color w:val="000000" w:themeColor="text1"/>
                  <w:lang w:val="fr-FR" w:eastAsia="fr-FR"/>
                </w:rPr>
                <w:commentReference w:id="258"/>
              </w:r>
            </w:ins>
          </w:p>
          <w:p w14:paraId="0AE5DFA1" w14:textId="77777777" w:rsidR="008300F7" w:rsidRDefault="008300F7" w:rsidP="005451B2">
            <w:pPr>
              <w:ind w:right="40"/>
              <w:jc w:val="both"/>
              <w:rPr>
                <w:ins w:id="262" w:author="Microsoft Office User" w:date="2020-06-15T17:51:00Z"/>
                <w:rFonts w:ascii="Arial" w:eastAsia="MS Mincho" w:hAnsi="Arial" w:cs="Arial"/>
                <w:color w:val="000000"/>
                <w:sz w:val="20"/>
                <w:szCs w:val="20"/>
                <w:lang w:eastAsia="fr-FR"/>
              </w:rPr>
            </w:pPr>
          </w:p>
          <w:p w14:paraId="5FDBBC22" w14:textId="34CF2C5E" w:rsidR="003516A7" w:rsidRPr="001E36E2" w:rsidRDefault="005451B2" w:rsidP="001E36E2">
            <w:pPr>
              <w:ind w:right="40"/>
              <w:jc w:val="both"/>
              <w:rPr>
                <w:ins w:id="263" w:author="Microsoft Office User" w:date="2020-06-15T10:35:00Z"/>
                <w:rFonts w:ascii="Arial" w:eastAsia="MS Mincho" w:hAnsi="Arial" w:cs="Arial"/>
                <w:color w:val="000000"/>
                <w:sz w:val="20"/>
                <w:szCs w:val="20"/>
                <w:highlight w:val="yellow"/>
                <w:lang w:eastAsia="fr-FR"/>
              </w:rPr>
            </w:pPr>
            <w:ins w:id="264" w:author="Microsoft Office User" w:date="2020-06-15T12:29:00Z">
              <w:r w:rsidRPr="001E36E2">
                <w:rPr>
                  <w:rFonts w:ascii="Arial" w:eastAsia="MS Mincho" w:hAnsi="Arial" w:cs="Arial"/>
                  <w:color w:val="000000"/>
                  <w:sz w:val="20"/>
                  <w:szCs w:val="20"/>
                  <w:lang w:eastAsia="fr-FR"/>
                </w:rPr>
                <w:t xml:space="preserve"> </w:t>
              </w:r>
            </w:ins>
          </w:p>
        </w:tc>
      </w:tr>
      <w:tr w:rsidR="00906B0F" w:rsidRPr="001E36E2" w14:paraId="4AE65635" w14:textId="77777777" w:rsidTr="001E36E2">
        <w:trPr>
          <w:ins w:id="265" w:author="Microsoft Office User" w:date="2020-06-15T10:35:00Z"/>
        </w:trPr>
        <w:tc>
          <w:tcPr>
            <w:tcW w:w="5016" w:type="dxa"/>
          </w:tcPr>
          <w:p w14:paraId="60EAF504" w14:textId="2EB4DD58" w:rsidR="00906B0F" w:rsidRPr="001E36E2" w:rsidRDefault="00906B0F" w:rsidP="00A755EF">
            <w:pPr>
              <w:ind w:right="-188"/>
              <w:jc w:val="both"/>
              <w:rPr>
                <w:ins w:id="266" w:author="Microsoft Office User" w:date="2020-06-15T10:35:00Z"/>
                <w:rFonts w:ascii="Arial" w:eastAsia="MS Mincho" w:hAnsi="Arial" w:cs="Arial"/>
                <w:color w:val="000000"/>
                <w:sz w:val="20"/>
                <w:szCs w:val="20"/>
                <w:highlight w:val="yellow"/>
                <w:lang w:eastAsia="fr-FR"/>
              </w:rPr>
            </w:pPr>
            <w:ins w:id="267" w:author="Microsoft Office User" w:date="2020-06-15T10:36:00Z">
              <w:r w:rsidRPr="001E36E2">
                <w:rPr>
                  <w:rFonts w:ascii="Arial" w:eastAsia="MS Mincho" w:hAnsi="Arial" w:cs="Arial"/>
                  <w:color w:val="000000"/>
                  <w:sz w:val="20"/>
                  <w:szCs w:val="20"/>
                  <w:lang w:eastAsia="fr-FR"/>
                </w:rPr>
                <w:drawing>
                  <wp:inline distT="0" distB="0" distL="0" distR="0" wp14:anchorId="6B9C4AB7" wp14:editId="1C7983A3">
                    <wp:extent cx="3027502" cy="2458529"/>
                    <wp:effectExtent l="0" t="0" r="0" b="571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a de pantalla 2020-06-15 a las 10.35.56.png"/>
                            <pic:cNvPicPr/>
                          </pic:nvPicPr>
                          <pic:blipFill>
                            <a:blip r:embed="rId16"/>
                            <a:stretch>
                              <a:fillRect/>
                            </a:stretch>
                          </pic:blipFill>
                          <pic:spPr>
                            <a:xfrm>
                              <a:off x="0" y="0"/>
                              <a:ext cx="3036310" cy="2465681"/>
                            </a:xfrm>
                            <a:prstGeom prst="rect">
                              <a:avLst/>
                            </a:prstGeom>
                          </pic:spPr>
                        </pic:pic>
                      </a:graphicData>
                    </a:graphic>
                  </wp:inline>
                </w:drawing>
              </w:r>
            </w:ins>
          </w:p>
        </w:tc>
        <w:tc>
          <w:tcPr>
            <w:tcW w:w="4618" w:type="dxa"/>
          </w:tcPr>
          <w:p w14:paraId="725E458C" w14:textId="6D828986" w:rsidR="00027F45" w:rsidRDefault="00027F45" w:rsidP="005F7CAC">
            <w:pPr>
              <w:jc w:val="both"/>
              <w:rPr>
                <w:ins w:id="268" w:author="Microsoft Office User" w:date="2020-06-15T18:07:00Z"/>
                <w:rFonts w:ascii="Arial" w:eastAsia="MS Mincho" w:hAnsi="Arial" w:cs="Arial"/>
                <w:color w:val="000000"/>
                <w:sz w:val="20"/>
                <w:szCs w:val="20"/>
                <w:lang w:eastAsia="fr-FR"/>
              </w:rPr>
            </w:pPr>
            <w:ins w:id="269" w:author="Microsoft Office User" w:date="2020-06-15T18:14:00Z">
              <w:r>
                <w:rPr>
                  <w:rFonts w:ascii="Arial" w:eastAsia="MS Mincho" w:hAnsi="Arial" w:cs="Arial"/>
                  <w:b/>
                  <w:color w:val="000000"/>
                  <w:sz w:val="20"/>
                  <w:szCs w:val="20"/>
                  <w:lang w:eastAsia="fr-FR"/>
                </w:rPr>
                <w:t xml:space="preserve">- </w:t>
              </w:r>
            </w:ins>
            <w:ins w:id="270" w:author="Microsoft Office User" w:date="2020-06-15T12:29:00Z">
              <w:r w:rsidR="005451B2" w:rsidRPr="001E36E2">
                <w:rPr>
                  <w:rFonts w:ascii="Arial" w:eastAsia="MS Mincho" w:hAnsi="Arial" w:cs="Arial"/>
                  <w:b/>
                  <w:color w:val="000000"/>
                  <w:sz w:val="20"/>
                  <w:szCs w:val="20"/>
                  <w:lang w:eastAsia="fr-FR"/>
                </w:rPr>
                <w:t>Description</w:t>
              </w:r>
            </w:ins>
            <w:ins w:id="271" w:author="Microsoft Office User" w:date="2020-06-15T18:03:00Z">
              <w:r w:rsidR="005F7CAC" w:rsidRPr="001E36E2">
                <w:rPr>
                  <w:rFonts w:ascii="Arial" w:eastAsia="MS Mincho" w:hAnsi="Arial" w:cs="Arial"/>
                  <w:b/>
                  <w:color w:val="000000"/>
                  <w:sz w:val="20"/>
                  <w:szCs w:val="20"/>
                  <w:lang w:eastAsia="fr-FR"/>
                </w:rPr>
                <w:t>:</w:t>
              </w:r>
              <w:r w:rsidR="005F7CAC">
                <w:rPr>
                  <w:rFonts w:ascii="Arial" w:eastAsia="MS Mincho" w:hAnsi="Arial" w:cs="Arial"/>
                  <w:b/>
                  <w:color w:val="000000"/>
                  <w:sz w:val="20"/>
                  <w:szCs w:val="20"/>
                  <w:lang w:eastAsia="fr-FR"/>
                </w:rPr>
                <w:t xml:space="preserve"> </w:t>
              </w:r>
              <w:r w:rsidR="005F7CAC">
                <w:rPr>
                  <w:rFonts w:ascii="Arial" w:eastAsia="MS Mincho" w:hAnsi="Arial" w:cs="Arial"/>
                  <w:color w:val="000000"/>
                  <w:sz w:val="20"/>
                  <w:szCs w:val="20"/>
                  <w:lang w:eastAsia="fr-FR"/>
                </w:rPr>
                <w:t>temporal and spatial coverage available in near real-time for each HFR total platform. The</w:t>
              </w:r>
            </w:ins>
            <w:ins w:id="272" w:author="Microsoft Office User" w:date="2020-06-15T18:04:00Z">
              <w:r w:rsidR="005F7CAC">
                <w:rPr>
                  <w:rFonts w:ascii="Arial" w:eastAsia="MS Mincho" w:hAnsi="Arial" w:cs="Arial"/>
                  <w:color w:val="000000"/>
                  <w:sz w:val="20"/>
                  <w:szCs w:val="20"/>
                  <w:lang w:eastAsia="fr-FR"/>
                </w:rPr>
                <w:t xml:space="preserve"> point of intersection of the two red dashed lines shows</w:t>
              </w:r>
            </w:ins>
            <w:ins w:id="273" w:author="Microsoft Office User" w:date="2020-06-15T18:03:00Z">
              <w:r w:rsidR="005F7CAC">
                <w:rPr>
                  <w:rFonts w:ascii="Arial" w:eastAsia="MS Mincho" w:hAnsi="Arial" w:cs="Arial"/>
                  <w:color w:val="000000"/>
                  <w:sz w:val="20"/>
                  <w:szCs w:val="20"/>
                  <w:lang w:eastAsia="fr-FR"/>
                </w:rPr>
                <w:t xml:space="preserve"> the 80/80</w:t>
              </w:r>
            </w:ins>
            <w:ins w:id="274" w:author="Microsoft Office User" w:date="2020-06-15T18:04:00Z">
              <w:r w:rsidR="005F7CAC">
                <w:rPr>
                  <w:rFonts w:ascii="Arial" w:eastAsia="MS Mincho" w:hAnsi="Arial" w:cs="Arial"/>
                  <w:color w:val="000000"/>
                  <w:sz w:val="20"/>
                  <w:szCs w:val="20"/>
                  <w:lang w:eastAsia="fr-FR"/>
                </w:rPr>
                <w:t xml:space="preserve"> metric</w:t>
              </w:r>
            </w:ins>
            <w:ins w:id="275" w:author="Microsoft Office User" w:date="2020-06-15T18:05:00Z">
              <w:r w:rsidR="005F7CAC">
                <w:rPr>
                  <w:rFonts w:ascii="Arial" w:eastAsia="MS Mincho" w:hAnsi="Arial" w:cs="Arial"/>
                  <w:color w:val="000000"/>
                  <w:sz w:val="20"/>
                  <w:szCs w:val="20"/>
                  <w:lang w:eastAsia="fr-FR"/>
                </w:rPr>
                <w:t xml:space="preserve"> (e.g. HFR-Lisboa is performing</w:t>
              </w:r>
              <w:r>
                <w:rPr>
                  <w:rFonts w:ascii="Arial" w:eastAsia="MS Mincho" w:hAnsi="Arial" w:cs="Arial"/>
                  <w:color w:val="000000"/>
                  <w:sz w:val="20"/>
                  <w:szCs w:val="20"/>
                  <w:lang w:eastAsia="fr-FR"/>
                </w:rPr>
                <w:t xml:space="preserve"> well providing surface currents </w:t>
              </w:r>
            </w:ins>
            <w:ins w:id="276" w:author="Microsoft Office User" w:date="2020-06-15T18:06:00Z">
              <w:r>
                <w:rPr>
                  <w:rFonts w:ascii="Arial" w:eastAsia="MS Mincho" w:hAnsi="Arial" w:cs="Arial"/>
                  <w:color w:val="000000"/>
                  <w:sz w:val="20"/>
                  <w:szCs w:val="20"/>
                  <w:lang w:eastAsia="fr-FR"/>
                </w:rPr>
                <w:t>over 90% of the time in an area corresponding to 80% of the total grid).</w:t>
              </w:r>
            </w:ins>
            <w:ins w:id="277" w:author="Microsoft Office User" w:date="2020-06-15T18:10:00Z">
              <w:r>
                <w:rPr>
                  <w:rFonts w:ascii="Arial" w:eastAsia="MS Mincho" w:hAnsi="Arial" w:cs="Arial"/>
                  <w:color w:val="000000"/>
                  <w:sz w:val="20"/>
                  <w:szCs w:val="20"/>
                  <w:lang w:eastAsia="fr-FR"/>
                </w:rPr>
                <w:t xml:space="preserve"> The historical performance along the years of operations is available in the</w:t>
              </w:r>
            </w:ins>
            <w:ins w:id="278" w:author="Microsoft Office User" w:date="2020-06-15T18:11:00Z">
              <w:r w:rsidRPr="00F3778B">
                <w:rPr>
                  <w:rFonts w:ascii="Arial" w:hAnsi="Arial" w:cs="Arial"/>
                  <w:sz w:val="22"/>
                  <w:szCs w:val="22"/>
                </w:rPr>
                <w:t xml:space="preserve"> </w:t>
              </w:r>
              <w:commentRangeStart w:id="279"/>
              <w:r w:rsidRPr="00F3778B">
                <w:rPr>
                  <w:rFonts w:ascii="Arial" w:hAnsi="Arial" w:cs="Arial"/>
                  <w:sz w:val="22"/>
                  <w:szCs w:val="22"/>
                  <w:highlight w:val="cyan"/>
                </w:rPr>
                <w:t>CMEMS-INS-SQO-013-044</w:t>
              </w:r>
              <w:commentRangeEnd w:id="279"/>
              <w:r w:rsidRPr="00F3778B">
                <w:rPr>
                  <w:rStyle w:val="Refdecomentario"/>
                  <w:rFonts w:ascii="Arial" w:eastAsiaTheme="minorEastAsia" w:hAnsi="Arial" w:cs="Arial"/>
                  <w:color w:val="000000" w:themeColor="text1"/>
                  <w:sz w:val="22"/>
                  <w:szCs w:val="22"/>
                  <w:lang w:eastAsia="fr-FR"/>
                </w:rPr>
                <w:commentReference w:id="279"/>
              </w:r>
              <w:r w:rsidRPr="001E36E2">
                <w:rPr>
                  <w:rFonts w:ascii="Arial" w:hAnsi="Arial" w:cs="Arial"/>
                  <w:sz w:val="22"/>
                  <w:szCs w:val="22"/>
                </w:rPr>
                <w:t xml:space="preserve">, </w:t>
              </w:r>
              <w:r w:rsidRPr="00027F45">
                <w:rPr>
                  <w:rFonts w:ascii="Arial" w:hAnsi="Arial" w:cs="Arial"/>
                  <w:sz w:val="22"/>
                  <w:szCs w:val="22"/>
                </w:rPr>
                <w:t>biannually</w:t>
              </w:r>
              <w:r w:rsidRPr="001E36E2">
                <w:rPr>
                  <w:rFonts w:ascii="Arial" w:hAnsi="Arial" w:cs="Arial"/>
                  <w:sz w:val="22"/>
                  <w:szCs w:val="22"/>
                </w:rPr>
                <w:t xml:space="preserve"> updated</w:t>
              </w:r>
            </w:ins>
            <w:ins w:id="280" w:author="Microsoft Office User" w:date="2020-06-15T19:21:00Z">
              <w:r w:rsidR="00487070">
                <w:rPr>
                  <w:rFonts w:ascii="Arial" w:hAnsi="Arial" w:cs="Arial"/>
                  <w:sz w:val="22"/>
                  <w:szCs w:val="22"/>
                </w:rPr>
                <w:t>.</w:t>
              </w:r>
            </w:ins>
          </w:p>
          <w:p w14:paraId="127E503B" w14:textId="6E1060A0" w:rsidR="005451B2" w:rsidRPr="001E36E2" w:rsidRDefault="00027F45" w:rsidP="001E36E2">
            <w:pPr>
              <w:jc w:val="both"/>
              <w:rPr>
                <w:ins w:id="281" w:author="Microsoft Office User" w:date="2020-06-15T12:30:00Z"/>
                <w:rFonts w:ascii="Arial" w:eastAsia="MS Mincho" w:hAnsi="Arial" w:cs="Arial"/>
                <w:color w:val="000000"/>
                <w:sz w:val="20"/>
                <w:szCs w:val="20"/>
                <w:lang w:eastAsia="fr-FR"/>
              </w:rPr>
            </w:pPr>
            <w:ins w:id="282" w:author="Microsoft Office User" w:date="2020-06-15T18:14:00Z">
              <w:r>
                <w:rPr>
                  <w:rFonts w:ascii="Arial" w:eastAsia="MS Mincho" w:hAnsi="Arial" w:cs="Arial"/>
                  <w:b/>
                  <w:color w:val="000000"/>
                  <w:sz w:val="20"/>
                  <w:szCs w:val="20"/>
                  <w:lang w:eastAsia="fr-FR"/>
                </w:rPr>
                <w:t xml:space="preserve">- </w:t>
              </w:r>
            </w:ins>
            <w:ins w:id="283" w:author="Microsoft Office User" w:date="2020-06-15T18:07:00Z">
              <w:r w:rsidRPr="001E36E2">
                <w:rPr>
                  <w:rFonts w:ascii="Arial" w:eastAsia="MS Mincho" w:hAnsi="Arial" w:cs="Arial"/>
                  <w:b/>
                  <w:color w:val="000000"/>
                  <w:sz w:val="20"/>
                  <w:szCs w:val="20"/>
                  <w:lang w:eastAsia="fr-FR"/>
                </w:rPr>
                <w:t>Availability:</w:t>
              </w:r>
              <w:r>
                <w:rPr>
                  <w:rFonts w:ascii="Arial" w:eastAsia="MS Mincho" w:hAnsi="Arial" w:cs="Arial"/>
                  <w:color w:val="000000"/>
                  <w:sz w:val="20"/>
                  <w:szCs w:val="20"/>
                  <w:lang w:eastAsia="fr-FR"/>
                </w:rPr>
                <w:t xml:space="preserve"> visit the </w:t>
              </w:r>
            </w:ins>
            <w:ins w:id="284" w:author="Microsoft Office User" w:date="2020-06-15T18:08:00Z">
              <w:r>
                <w:rPr>
                  <w:rFonts w:ascii="Arial" w:eastAsia="MS Mincho" w:hAnsi="Arial" w:cs="Arial"/>
                  <w:color w:val="000000"/>
                  <w:sz w:val="20"/>
                  <w:szCs w:val="20"/>
                  <w:lang w:eastAsia="fr-FR"/>
                </w:rPr>
                <w:t>dashboard</w:t>
              </w:r>
            </w:ins>
            <w:ins w:id="285" w:author="Microsoft Office User" w:date="2020-06-15T18:07:00Z">
              <w:r>
                <w:rPr>
                  <w:rFonts w:ascii="Arial" w:eastAsia="MS Mincho" w:hAnsi="Arial" w:cs="Arial"/>
                  <w:color w:val="000000"/>
                  <w:sz w:val="20"/>
                  <w:szCs w:val="20"/>
                  <w:lang w:eastAsia="fr-FR"/>
                </w:rPr>
                <w:t xml:space="preserve">, </w:t>
              </w:r>
            </w:ins>
            <w:ins w:id="286" w:author="Microsoft Office User" w:date="2020-06-15T19:21:00Z">
              <w:r w:rsidR="00487070" w:rsidRPr="00F3778B">
                <w:rPr>
                  <w:rFonts w:ascii="Arial" w:eastAsia="MS Mincho" w:hAnsi="Arial" w:cs="Arial"/>
                  <w:color w:val="000000"/>
                  <w:sz w:val="20"/>
                  <w:szCs w:val="20"/>
                  <w:lang w:eastAsia="fr-FR"/>
                </w:rPr>
                <w:t xml:space="preserve">select </w:t>
              </w:r>
              <w:r w:rsidR="00487070" w:rsidRPr="00F3778B">
                <w:rPr>
                  <w:rFonts w:ascii="Arial" w:eastAsia="MS Mincho" w:hAnsi="Arial" w:cs="Arial"/>
                  <w:color w:val="000000"/>
                  <w:sz w:val="20"/>
                  <w:szCs w:val="20"/>
                  <w:lang w:eastAsia="fr-FR"/>
                </w:rPr>
                <w:t xml:space="preserve">the platform </w:t>
              </w:r>
              <w:r w:rsidR="00487070" w:rsidRPr="00F3778B">
                <w:rPr>
                  <w:rFonts w:ascii="Arial" w:eastAsia="MS Mincho" w:hAnsi="Arial" w:cs="Arial"/>
                  <w:color w:val="000000"/>
                  <w:sz w:val="20"/>
                  <w:szCs w:val="20"/>
                  <w:lang w:eastAsia="fr-FR"/>
                </w:rPr>
                <w:t>H</w:t>
              </w:r>
              <w:r w:rsidR="00487070">
                <w:rPr>
                  <w:rFonts w:ascii="Arial" w:eastAsia="MS Mincho" w:hAnsi="Arial" w:cs="Arial"/>
                  <w:color w:val="000000"/>
                  <w:sz w:val="20"/>
                  <w:szCs w:val="20"/>
                  <w:lang w:eastAsia="fr-FR"/>
                </w:rPr>
                <w:t xml:space="preserve">igh </w:t>
              </w:r>
              <w:r w:rsidR="00487070" w:rsidRPr="00AB29E7">
                <w:rPr>
                  <w:rFonts w:ascii="Arial" w:eastAsia="MS Mincho" w:hAnsi="Arial" w:cs="Arial"/>
                  <w:color w:val="000000"/>
                  <w:sz w:val="20"/>
                  <w:szCs w:val="20"/>
                  <w:lang w:eastAsia="fr-FR"/>
                </w:rPr>
                <w:t>F</w:t>
              </w:r>
              <w:r w:rsidR="00487070">
                <w:rPr>
                  <w:rFonts w:ascii="Arial" w:eastAsia="MS Mincho" w:hAnsi="Arial" w:cs="Arial"/>
                  <w:color w:val="000000"/>
                  <w:sz w:val="20"/>
                  <w:szCs w:val="20"/>
                  <w:lang w:eastAsia="fr-FR"/>
                </w:rPr>
                <w:t>requency</w:t>
              </w:r>
              <w:r w:rsidR="00487070" w:rsidRPr="00F3778B">
                <w:rPr>
                  <w:rFonts w:ascii="Arial" w:eastAsia="MS Mincho" w:hAnsi="Arial" w:cs="Arial"/>
                  <w:color w:val="000000"/>
                  <w:sz w:val="20"/>
                  <w:szCs w:val="20"/>
                  <w:lang w:eastAsia="fr-FR"/>
                </w:rPr>
                <w:t xml:space="preserve"> </w:t>
              </w:r>
              <w:r w:rsidR="00487070">
                <w:rPr>
                  <w:rFonts w:ascii="Arial" w:eastAsia="MS Mincho" w:hAnsi="Arial" w:cs="Arial"/>
                  <w:color w:val="000000"/>
                  <w:sz w:val="20"/>
                  <w:szCs w:val="20"/>
                  <w:lang w:eastAsia="fr-FR"/>
                </w:rPr>
                <w:t>R</w:t>
              </w:r>
              <w:r w:rsidR="00487070" w:rsidRPr="00F3778B">
                <w:rPr>
                  <w:rFonts w:ascii="Arial" w:eastAsia="MS Mincho" w:hAnsi="Arial" w:cs="Arial"/>
                  <w:color w:val="000000"/>
                  <w:sz w:val="20"/>
                  <w:szCs w:val="20"/>
                  <w:lang w:eastAsia="fr-FR"/>
                </w:rPr>
                <w:t>adars</w:t>
              </w:r>
              <w:r w:rsidR="00487070">
                <w:rPr>
                  <w:rFonts w:ascii="Arial" w:eastAsia="MS Mincho" w:hAnsi="Arial" w:cs="Arial"/>
                  <w:color w:val="000000"/>
                  <w:sz w:val="20"/>
                  <w:szCs w:val="20"/>
                  <w:lang w:eastAsia="fr-FR"/>
                </w:rPr>
                <w:t xml:space="preserve"> (HF)</w:t>
              </w:r>
              <w:r w:rsidR="00487070">
                <w:rPr>
                  <w:rFonts w:ascii="Arial" w:eastAsia="MS Mincho" w:hAnsi="Arial" w:cs="Arial"/>
                  <w:color w:val="000000"/>
                  <w:sz w:val="20"/>
                  <w:szCs w:val="20"/>
                  <w:lang w:eastAsia="fr-FR"/>
                </w:rPr>
                <w:t xml:space="preserve">, </w:t>
              </w:r>
            </w:ins>
            <w:ins w:id="287" w:author="Microsoft Office User" w:date="2020-06-15T18:07:00Z">
              <w:r>
                <w:rPr>
                  <w:rFonts w:ascii="Arial" w:eastAsia="MS Mincho" w:hAnsi="Arial" w:cs="Arial"/>
                  <w:color w:val="000000"/>
                  <w:sz w:val="20"/>
                  <w:szCs w:val="20"/>
                  <w:lang w:eastAsia="fr-FR"/>
                </w:rPr>
                <w:t xml:space="preserve">click </w:t>
              </w:r>
            </w:ins>
            <w:ins w:id="288" w:author="Microsoft Office User" w:date="2020-06-15T18:08:00Z">
              <w:r>
                <w:rPr>
                  <w:rFonts w:ascii="Arial" w:eastAsia="MS Mincho" w:hAnsi="Arial" w:cs="Arial"/>
                  <w:color w:val="000000"/>
                  <w:sz w:val="20"/>
                  <w:szCs w:val="20"/>
                  <w:lang w:eastAsia="fr-FR"/>
                </w:rPr>
                <w:t>over the</w:t>
              </w:r>
            </w:ins>
            <w:ins w:id="289" w:author="Microsoft Office User" w:date="2020-06-15T18:09:00Z">
              <w:r>
                <w:rPr>
                  <w:rFonts w:ascii="Arial" w:eastAsia="MS Mincho" w:hAnsi="Arial" w:cs="Arial"/>
                  <w:color w:val="000000"/>
                  <w:sz w:val="20"/>
                  <w:szCs w:val="20"/>
                  <w:lang w:eastAsia="fr-FR"/>
                </w:rPr>
                <w:t xml:space="preserve"> spatial coverage of each HFR platform</w:t>
              </w:r>
            </w:ins>
            <w:ins w:id="290" w:author="Microsoft Office User" w:date="2020-06-15T18:10:00Z">
              <w:r>
                <w:rPr>
                  <w:rFonts w:ascii="Arial" w:eastAsia="MS Mincho" w:hAnsi="Arial" w:cs="Arial"/>
                  <w:color w:val="000000"/>
                  <w:sz w:val="20"/>
                  <w:szCs w:val="20"/>
                  <w:lang w:eastAsia="fr-FR"/>
                </w:rPr>
                <w:t xml:space="preserve"> and select the “Stats” </w:t>
              </w:r>
            </w:ins>
            <w:ins w:id="291" w:author="Microsoft Office User" w:date="2020-06-15T18:11:00Z">
              <w:r>
                <w:rPr>
                  <w:rFonts w:ascii="Arial" w:eastAsia="MS Mincho" w:hAnsi="Arial" w:cs="Arial"/>
                  <w:color w:val="000000"/>
                  <w:sz w:val="20"/>
                  <w:szCs w:val="20"/>
                  <w:lang w:eastAsia="fr-FR"/>
                </w:rPr>
                <w:t>button</w:t>
              </w:r>
            </w:ins>
            <w:ins w:id="292" w:author="Microsoft Office User" w:date="2020-06-15T18:12:00Z">
              <w:r>
                <w:rPr>
                  <w:rFonts w:ascii="Arial" w:eastAsia="MS Mincho" w:hAnsi="Arial" w:cs="Arial"/>
                  <w:color w:val="000000"/>
                  <w:sz w:val="20"/>
                  <w:szCs w:val="20"/>
                  <w:lang w:eastAsia="fr-FR"/>
                </w:rPr>
                <w:t>.</w:t>
              </w:r>
            </w:ins>
          </w:p>
          <w:p w14:paraId="0B712A85" w14:textId="23083D32" w:rsidR="00027F45" w:rsidRDefault="00027F45" w:rsidP="00027F45">
            <w:pPr>
              <w:ind w:right="40"/>
              <w:jc w:val="both"/>
              <w:rPr>
                <w:ins w:id="293" w:author="Microsoft Office User" w:date="2020-06-15T18:12:00Z"/>
                <w:rFonts w:ascii="Arial" w:eastAsia="MS Mincho" w:hAnsi="Arial" w:cs="Arial"/>
                <w:color w:val="000000"/>
                <w:sz w:val="20"/>
                <w:szCs w:val="20"/>
                <w:lang w:eastAsia="fr-FR"/>
              </w:rPr>
            </w:pPr>
            <w:ins w:id="294" w:author="Microsoft Office User" w:date="2020-06-15T18:14:00Z">
              <w:r>
                <w:rPr>
                  <w:rFonts w:ascii="Arial" w:eastAsia="MS Mincho" w:hAnsi="Arial" w:cs="Arial"/>
                  <w:b/>
                  <w:color w:val="000000"/>
                  <w:sz w:val="20"/>
                  <w:szCs w:val="20"/>
                  <w:lang w:eastAsia="fr-FR"/>
                </w:rPr>
                <w:t xml:space="preserve">- </w:t>
              </w:r>
            </w:ins>
            <w:ins w:id="295" w:author="Microsoft Office User" w:date="2020-06-15T12:30:00Z">
              <w:r w:rsidR="005451B2" w:rsidRPr="001E36E2">
                <w:rPr>
                  <w:rFonts w:ascii="Arial" w:eastAsia="MS Mincho" w:hAnsi="Arial" w:cs="Arial"/>
                  <w:b/>
                  <w:color w:val="000000"/>
                  <w:sz w:val="20"/>
                  <w:szCs w:val="20"/>
                  <w:lang w:eastAsia="fr-FR"/>
                </w:rPr>
                <w:t>Cod</w:t>
              </w:r>
            </w:ins>
            <w:ins w:id="296" w:author="Microsoft Office User" w:date="2020-06-15T18:15:00Z">
              <w:r>
                <w:rPr>
                  <w:rFonts w:ascii="Arial" w:eastAsia="MS Mincho" w:hAnsi="Arial" w:cs="Arial"/>
                  <w:b/>
                  <w:color w:val="000000"/>
                  <w:sz w:val="20"/>
                  <w:szCs w:val="20"/>
                  <w:lang w:eastAsia="fr-FR"/>
                </w:rPr>
                <w:t>e</w:t>
              </w:r>
            </w:ins>
            <w:ins w:id="297" w:author="Microsoft Office User" w:date="2020-06-15T18:12:00Z">
              <w:r w:rsidRPr="001E36E2">
                <w:rPr>
                  <w:rFonts w:ascii="Arial" w:eastAsia="MS Mincho" w:hAnsi="Arial" w:cs="Arial"/>
                  <w:b/>
                  <w:color w:val="000000"/>
                  <w:sz w:val="20"/>
                  <w:szCs w:val="20"/>
                  <w:lang w:eastAsia="fr-FR"/>
                </w:rPr>
                <w:t>:</w:t>
              </w:r>
              <w:r>
                <w:rPr>
                  <w:rFonts w:ascii="Arial" w:eastAsia="MS Mincho" w:hAnsi="Arial" w:cs="Arial"/>
                  <w:color w:val="000000"/>
                  <w:sz w:val="20"/>
                  <w:szCs w:val="20"/>
                  <w:lang w:eastAsia="fr-FR"/>
                </w:rPr>
                <w:t xml:space="preserve"> </w:t>
              </w:r>
              <w:commentRangeStart w:id="298"/>
              <w:r w:rsidRPr="00F3778B">
                <w:rPr>
                  <w:rFonts w:ascii="Arial" w:eastAsia="MS Mincho" w:hAnsi="Arial" w:cs="Arial"/>
                  <w:color w:val="000000"/>
                  <w:sz w:val="20"/>
                  <w:szCs w:val="20"/>
                  <w:lang w:eastAsia="fr-FR"/>
                </w:rPr>
                <w:t xml:space="preserve">visit the </w:t>
              </w:r>
              <w:r w:rsidRPr="00F3778B">
                <w:rPr>
                  <w:rFonts w:ascii="Arial" w:eastAsia="MS Mincho" w:hAnsi="Arial" w:cs="Arial"/>
                  <w:color w:val="000000"/>
                  <w:sz w:val="20"/>
                  <w:szCs w:val="20"/>
                  <w:lang w:eastAsia="fr-FR"/>
                </w:rPr>
                <w:fldChar w:fldCharType="begin"/>
              </w:r>
              <w:r w:rsidRPr="00F3778B">
                <w:rPr>
                  <w:rFonts w:ascii="Arial" w:eastAsia="MS Mincho" w:hAnsi="Arial" w:cs="Arial"/>
                  <w:color w:val="000000"/>
                  <w:sz w:val="20"/>
                  <w:szCs w:val="20"/>
                  <w:lang w:eastAsia="fr-FR"/>
                </w:rPr>
                <w:instrText xml:space="preserve"> HYPERLINK "http://www.marineinsitu.eu/material/" </w:instrText>
              </w:r>
              <w:r w:rsidRPr="00F3778B">
                <w:rPr>
                  <w:rFonts w:ascii="Arial" w:eastAsia="MS Mincho" w:hAnsi="Arial" w:cs="Arial"/>
                  <w:color w:val="000000"/>
                  <w:sz w:val="20"/>
                  <w:szCs w:val="20"/>
                  <w:lang w:eastAsia="fr-FR"/>
                </w:rPr>
              </w:r>
              <w:r w:rsidRPr="00F3778B">
                <w:rPr>
                  <w:rFonts w:ascii="Arial" w:eastAsia="MS Mincho" w:hAnsi="Arial" w:cs="Arial"/>
                  <w:color w:val="000000"/>
                  <w:sz w:val="20"/>
                  <w:szCs w:val="20"/>
                  <w:lang w:eastAsia="fr-FR"/>
                </w:rPr>
                <w:fldChar w:fldCharType="separate"/>
              </w:r>
              <w:r w:rsidRPr="00F3778B">
                <w:rPr>
                  <w:rStyle w:val="Hipervnculo"/>
                  <w:rFonts w:ascii="Arial" w:eastAsia="MS Mincho" w:hAnsi="Arial" w:cs="Arial"/>
                  <w:sz w:val="20"/>
                  <w:szCs w:val="20"/>
                  <w:lang w:eastAsia="fr-FR"/>
                </w:rPr>
                <w:t>training material</w:t>
              </w:r>
              <w:r w:rsidRPr="00F3778B">
                <w:rPr>
                  <w:rFonts w:ascii="Arial" w:eastAsia="MS Mincho" w:hAnsi="Arial" w:cs="Arial"/>
                  <w:color w:val="000000"/>
                  <w:sz w:val="20"/>
                  <w:szCs w:val="20"/>
                  <w:lang w:eastAsia="fr-FR"/>
                </w:rPr>
                <w:fldChar w:fldCharType="end"/>
              </w:r>
              <w:r>
                <w:rPr>
                  <w:rFonts w:ascii="Arial" w:eastAsia="MS Mincho" w:hAnsi="Arial" w:cs="Arial"/>
                  <w:color w:val="000000"/>
                  <w:sz w:val="20"/>
                  <w:szCs w:val="20"/>
                  <w:lang w:eastAsia="fr-FR"/>
                </w:rPr>
                <w:t xml:space="preserve"> and run the HFR_plot</w:t>
              </w:r>
              <w:commentRangeEnd w:id="298"/>
              <w:r>
                <w:rPr>
                  <w:rStyle w:val="Refdecomentario"/>
                  <w:rFonts w:eastAsiaTheme="minorEastAsia" w:cs="Arial"/>
                  <w:color w:val="000000" w:themeColor="text1"/>
                  <w:lang w:val="fr-FR" w:eastAsia="fr-FR"/>
                </w:rPr>
                <w:commentReference w:id="298"/>
              </w:r>
            </w:ins>
          </w:p>
          <w:p w14:paraId="30C684ED" w14:textId="29D691B2" w:rsidR="005451B2" w:rsidRPr="001E36E2" w:rsidRDefault="005451B2" w:rsidP="00A755EF">
            <w:pPr>
              <w:ind w:right="-188"/>
              <w:jc w:val="both"/>
              <w:rPr>
                <w:ins w:id="299" w:author="Microsoft Office User" w:date="2020-06-15T10:35:00Z"/>
                <w:rFonts w:ascii="Arial" w:eastAsia="MS Mincho" w:hAnsi="Arial" w:cs="Arial"/>
                <w:color w:val="000000"/>
                <w:sz w:val="20"/>
                <w:szCs w:val="20"/>
                <w:highlight w:val="yellow"/>
                <w:lang w:eastAsia="fr-FR"/>
              </w:rPr>
            </w:pPr>
          </w:p>
        </w:tc>
      </w:tr>
    </w:tbl>
    <w:p w14:paraId="44E0454F" w14:textId="77777777" w:rsidR="00217A19" w:rsidRPr="00A4149A" w:rsidRDefault="00217A19" w:rsidP="00217A19">
      <w:pPr>
        <w:ind w:left="-567" w:right="-433"/>
        <w:jc w:val="center"/>
        <w:rPr>
          <w:rFonts w:ascii="Arial" w:eastAsia="MS Mincho" w:hAnsi="Arial" w:cs="Arial"/>
          <w:color w:val="000000"/>
          <w:sz w:val="20"/>
          <w:szCs w:val="20"/>
          <w:highlight w:val="yellow"/>
          <w:lang w:eastAsia="fr-FR"/>
        </w:rPr>
      </w:pPr>
    </w:p>
    <w:p w14:paraId="6EBFCCB6" w14:textId="5939B651" w:rsidR="00235644" w:rsidRDefault="00235644" w:rsidP="000563CA">
      <w:pPr>
        <w:rPr>
          <w:ins w:id="300" w:author="Microsoft Office User" w:date="2020-06-15T18:13:00Z"/>
          <w:rFonts w:ascii="Arial" w:hAnsi="Arial" w:cs="Arial"/>
          <w:sz w:val="20"/>
          <w:szCs w:val="20"/>
        </w:rPr>
      </w:pPr>
      <w:r w:rsidRPr="00A4149A">
        <w:rPr>
          <w:rFonts w:ascii="Arial" w:hAnsi="Arial" w:cs="Arial"/>
          <w:sz w:val="20"/>
          <w:szCs w:val="20"/>
        </w:rPr>
        <w:br w:type="page"/>
      </w:r>
      <w:ins w:id="301" w:author="Microsoft Office User" w:date="2020-06-15T18:13:00Z">
        <w:r w:rsidR="00027F45">
          <w:rPr>
            <w:rFonts w:ascii="Arial" w:hAnsi="Arial" w:cs="Arial"/>
            <w:sz w:val="20"/>
            <w:szCs w:val="20"/>
          </w:rPr>
          <w:lastRenderedPageBreak/>
          <w:t xml:space="preserve">At the network level: </w:t>
        </w:r>
      </w:ins>
    </w:p>
    <w:tbl>
      <w:tblPr>
        <w:tblStyle w:val="Tablaconcuadrcula"/>
        <w:tblW w:w="10627"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617"/>
        <w:gridCol w:w="6010"/>
      </w:tblGrid>
      <w:tr w:rsidR="00027F45" w:rsidRPr="00F3778B" w14:paraId="64D09ED3" w14:textId="77777777" w:rsidTr="001E36E2">
        <w:trPr>
          <w:jc w:val="center"/>
          <w:ins w:id="302" w:author="Microsoft Office User" w:date="2020-06-15T18:13:00Z"/>
        </w:trPr>
        <w:tc>
          <w:tcPr>
            <w:tcW w:w="4617" w:type="dxa"/>
          </w:tcPr>
          <w:p w14:paraId="62A3EBA7" w14:textId="77777777" w:rsidR="00027F45" w:rsidRPr="001E36E2" w:rsidRDefault="00027F45" w:rsidP="00A4149A">
            <w:pPr>
              <w:ind w:right="-188"/>
              <w:jc w:val="both"/>
              <w:rPr>
                <w:ins w:id="303" w:author="Microsoft Office User" w:date="2020-06-15T18:13:00Z"/>
                <w:rFonts w:ascii="Arial" w:eastAsia="MS Mincho" w:hAnsi="Arial" w:cs="Arial"/>
                <w:color w:val="000000"/>
                <w:sz w:val="20"/>
                <w:szCs w:val="20"/>
                <w:lang w:eastAsia="fr-FR"/>
              </w:rPr>
            </w:pPr>
            <w:ins w:id="304" w:author="Microsoft Office User" w:date="2020-06-15T18:13:00Z">
              <w:r w:rsidRPr="00DE200E">
                <w:rPr>
                  <w:rFonts w:ascii="Arial" w:eastAsia="MS Mincho" w:hAnsi="Arial" w:cs="Arial"/>
                  <w:color w:val="000000"/>
                  <w:sz w:val="20"/>
                  <w:szCs w:val="20"/>
                  <w:lang w:eastAsia="fr-FR"/>
                </w:rPr>
                <w:drawing>
                  <wp:inline distT="0" distB="0" distL="0" distR="0" wp14:anchorId="2754B802" wp14:editId="115AC350">
                    <wp:extent cx="2781501" cy="1854334"/>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numer_platform.png"/>
                            <pic:cNvPicPr/>
                          </pic:nvPicPr>
                          <pic:blipFill>
                            <a:blip r:embed="rId17"/>
                            <a:stretch>
                              <a:fillRect/>
                            </a:stretch>
                          </pic:blipFill>
                          <pic:spPr>
                            <a:xfrm>
                              <a:off x="0" y="0"/>
                              <a:ext cx="2781501" cy="1854334"/>
                            </a:xfrm>
                            <a:prstGeom prst="rect">
                              <a:avLst/>
                            </a:prstGeom>
                          </pic:spPr>
                        </pic:pic>
                      </a:graphicData>
                    </a:graphic>
                  </wp:inline>
                </w:drawing>
              </w:r>
            </w:ins>
          </w:p>
        </w:tc>
        <w:tc>
          <w:tcPr>
            <w:tcW w:w="6010" w:type="dxa"/>
          </w:tcPr>
          <w:p w14:paraId="2807757C" w14:textId="68F4F6EF" w:rsidR="00027F45" w:rsidRPr="001E36E2" w:rsidRDefault="00027F45" w:rsidP="001E36E2">
            <w:pPr>
              <w:pStyle w:val="Prrafodelista"/>
              <w:numPr>
                <w:ilvl w:val="0"/>
                <w:numId w:val="8"/>
              </w:numPr>
              <w:tabs>
                <w:tab w:val="left" w:pos="234"/>
              </w:tabs>
              <w:ind w:left="0" w:right="40" w:firstLine="60"/>
              <w:jc w:val="both"/>
              <w:rPr>
                <w:ins w:id="305" w:author="Microsoft Office User" w:date="2020-06-15T18:15:00Z"/>
                <w:rFonts w:ascii="Arial" w:eastAsia="MS Mincho" w:hAnsi="Arial" w:cs="Arial"/>
                <w:color w:val="000000"/>
                <w:sz w:val="20"/>
                <w:szCs w:val="20"/>
                <w:lang w:eastAsia="fr-FR"/>
              </w:rPr>
            </w:pPr>
            <w:ins w:id="306" w:author="Microsoft Office User" w:date="2020-06-15T18:14:00Z">
              <w:r w:rsidRPr="001E36E2">
                <w:rPr>
                  <w:rFonts w:ascii="Arial" w:eastAsia="MS Mincho" w:hAnsi="Arial" w:cs="Arial"/>
                  <w:b/>
                  <w:color w:val="000000"/>
                  <w:sz w:val="20"/>
                  <w:szCs w:val="20"/>
                  <w:lang w:eastAsia="fr-FR"/>
                </w:rPr>
                <w:t>Description:</w:t>
              </w:r>
              <w:r w:rsidRPr="001E36E2">
                <w:rPr>
                  <w:rFonts w:ascii="Arial" w:eastAsia="MS Mincho" w:hAnsi="Arial" w:cs="Arial"/>
                  <w:color w:val="000000"/>
                  <w:sz w:val="20"/>
                  <w:szCs w:val="20"/>
                  <w:lang w:eastAsia="fr-FR"/>
                </w:rPr>
                <w:t xml:space="preserve"> </w:t>
              </w:r>
              <w:r w:rsidRPr="00DE200E">
                <w:rPr>
                  <w:rFonts w:ascii="Arial" w:hAnsi="Arial" w:cs="Arial"/>
                  <w:sz w:val="20"/>
                  <w:szCs w:val="20"/>
                </w:rPr>
                <w:t>number of platforms providing HF</w:t>
              </w:r>
            </w:ins>
            <w:ins w:id="307" w:author="Microsoft Office User" w:date="2020-06-15T18:25:00Z">
              <w:r w:rsidR="00DE200E">
                <w:rPr>
                  <w:rFonts w:ascii="Arial" w:hAnsi="Arial" w:cs="Arial"/>
                  <w:sz w:val="20"/>
                  <w:szCs w:val="20"/>
                </w:rPr>
                <w:t xml:space="preserve">R </w:t>
              </w:r>
            </w:ins>
            <w:ins w:id="308" w:author="Microsoft Office User" w:date="2020-06-15T18:14:00Z">
              <w:r w:rsidRPr="00DE200E">
                <w:rPr>
                  <w:rFonts w:ascii="Arial" w:hAnsi="Arial" w:cs="Arial"/>
                  <w:sz w:val="20"/>
                  <w:szCs w:val="20"/>
                </w:rPr>
                <w:t>total over the last month</w:t>
              </w:r>
            </w:ins>
            <w:ins w:id="309" w:author="Microsoft Office User" w:date="2020-06-15T18:15:00Z">
              <w:r w:rsidRPr="00DE200E">
                <w:rPr>
                  <w:rFonts w:ascii="Arial" w:hAnsi="Arial" w:cs="Arial"/>
                  <w:sz w:val="20"/>
                  <w:szCs w:val="20"/>
                </w:rPr>
                <w:t>, updated in NRT.</w:t>
              </w:r>
            </w:ins>
          </w:p>
          <w:p w14:paraId="75E1F9DC" w14:textId="6227176C" w:rsidR="00DE200E" w:rsidRDefault="00027F45" w:rsidP="00DE200E">
            <w:pPr>
              <w:pStyle w:val="Prrafodelista"/>
              <w:numPr>
                <w:ilvl w:val="0"/>
                <w:numId w:val="8"/>
              </w:numPr>
              <w:tabs>
                <w:tab w:val="left" w:pos="234"/>
              </w:tabs>
              <w:ind w:left="0" w:right="40" w:firstLine="60"/>
              <w:jc w:val="both"/>
              <w:rPr>
                <w:ins w:id="310" w:author="Microsoft Office User" w:date="2020-06-15T18:26:00Z"/>
                <w:rFonts w:ascii="Arial" w:eastAsia="MS Mincho" w:hAnsi="Arial" w:cs="Arial"/>
                <w:color w:val="000000"/>
                <w:sz w:val="20"/>
                <w:szCs w:val="20"/>
                <w:lang w:eastAsia="fr-FR"/>
              </w:rPr>
            </w:pPr>
            <w:ins w:id="311" w:author="Microsoft Office User" w:date="2020-06-15T18:15:00Z">
              <w:r w:rsidRPr="001E36E2">
                <w:rPr>
                  <w:rFonts w:ascii="Arial" w:eastAsia="MS Mincho" w:hAnsi="Arial" w:cs="Arial"/>
                  <w:b/>
                  <w:color w:val="000000"/>
                  <w:sz w:val="20"/>
                  <w:szCs w:val="20"/>
                  <w:lang w:eastAsia="fr-FR"/>
                </w:rPr>
                <w:t>Availability:</w:t>
              </w:r>
              <w:r w:rsidRPr="001E36E2">
                <w:rPr>
                  <w:rFonts w:ascii="Arial" w:eastAsia="MS Mincho" w:hAnsi="Arial" w:cs="Arial"/>
                  <w:color w:val="000000"/>
                  <w:sz w:val="20"/>
                  <w:szCs w:val="20"/>
                  <w:lang w:eastAsia="fr-FR"/>
                </w:rPr>
                <w:t xml:space="preserve"> </w:t>
              </w:r>
            </w:ins>
            <w:ins w:id="312" w:author="Microsoft Office User" w:date="2020-06-15T18:17:00Z">
              <w:r w:rsidR="00DE200E" w:rsidRPr="001E36E2">
                <w:rPr>
                  <w:rFonts w:ascii="Arial" w:eastAsia="MS Mincho" w:hAnsi="Arial" w:cs="Arial"/>
                  <w:color w:val="000000"/>
                  <w:sz w:val="20"/>
                  <w:szCs w:val="20"/>
                  <w:lang w:eastAsia="fr-FR"/>
                </w:rPr>
                <w:t xml:space="preserve">visit the </w:t>
              </w:r>
            </w:ins>
            <w:ins w:id="313" w:author="Microsoft Office User" w:date="2020-06-15T18:19:00Z">
              <w:r w:rsidR="00DE200E">
                <w:rPr>
                  <w:rFonts w:ascii="Arial" w:eastAsia="MS Mincho" w:hAnsi="Arial" w:cs="Arial"/>
                  <w:color w:val="000000"/>
                  <w:sz w:val="20"/>
                  <w:szCs w:val="20"/>
                  <w:lang w:eastAsia="fr-FR"/>
                </w:rPr>
                <w:fldChar w:fldCharType="begin"/>
              </w:r>
              <w:r w:rsidR="00DE200E">
                <w:rPr>
                  <w:rFonts w:ascii="Arial" w:eastAsia="MS Mincho" w:hAnsi="Arial" w:cs="Arial"/>
                  <w:color w:val="000000"/>
                  <w:sz w:val="20"/>
                  <w:szCs w:val="20"/>
                  <w:lang w:eastAsia="fr-FR"/>
                </w:rPr>
                <w:instrText xml:space="preserve"> HYPERLINK "http://www.marineinsitu.eu/monitoring/" </w:instrText>
              </w:r>
              <w:r w:rsidR="00DE200E">
                <w:rPr>
                  <w:rFonts w:ascii="Arial" w:eastAsia="MS Mincho" w:hAnsi="Arial" w:cs="Arial"/>
                  <w:color w:val="000000"/>
                  <w:sz w:val="20"/>
                  <w:szCs w:val="20"/>
                  <w:lang w:eastAsia="fr-FR"/>
                </w:rPr>
              </w:r>
              <w:r w:rsidR="00DE200E">
                <w:rPr>
                  <w:rFonts w:ascii="Arial" w:eastAsia="MS Mincho" w:hAnsi="Arial" w:cs="Arial"/>
                  <w:color w:val="000000"/>
                  <w:sz w:val="20"/>
                  <w:szCs w:val="20"/>
                  <w:lang w:eastAsia="fr-FR"/>
                </w:rPr>
                <w:fldChar w:fldCharType="separate"/>
              </w:r>
              <w:r w:rsidR="00DE200E" w:rsidRPr="001E36E2">
                <w:rPr>
                  <w:rStyle w:val="Hipervnculo"/>
                  <w:rFonts w:ascii="Arial" w:eastAsia="MS Mincho" w:hAnsi="Arial" w:cs="Arial"/>
                  <w:sz w:val="20"/>
                  <w:szCs w:val="20"/>
                  <w:lang w:eastAsia="fr-FR"/>
                </w:rPr>
                <w:t>monitoring service</w:t>
              </w:r>
              <w:r w:rsidR="00DE200E">
                <w:rPr>
                  <w:rFonts w:ascii="Arial" w:eastAsia="MS Mincho" w:hAnsi="Arial" w:cs="Arial"/>
                  <w:color w:val="000000"/>
                  <w:sz w:val="20"/>
                  <w:szCs w:val="20"/>
                  <w:lang w:eastAsia="fr-FR"/>
                </w:rPr>
                <w:fldChar w:fldCharType="end"/>
              </w:r>
            </w:ins>
            <w:ins w:id="314" w:author="Microsoft Office User" w:date="2020-06-15T18:18:00Z">
              <w:r w:rsidR="00DE200E" w:rsidRPr="001E36E2">
                <w:rPr>
                  <w:rFonts w:ascii="Arial" w:eastAsia="MS Mincho" w:hAnsi="Arial" w:cs="Arial"/>
                  <w:color w:val="000000"/>
                  <w:sz w:val="20"/>
                  <w:szCs w:val="20"/>
                  <w:lang w:eastAsia="fr-FR"/>
                </w:rPr>
                <w:t>, click on “Detailed view” and select</w:t>
              </w:r>
            </w:ins>
            <w:ins w:id="315" w:author="Microsoft Office User" w:date="2020-06-15T18:26:00Z">
              <w:r w:rsidR="00DE200E">
                <w:rPr>
                  <w:rFonts w:ascii="Arial" w:eastAsia="MS Mincho" w:hAnsi="Arial" w:cs="Arial"/>
                  <w:color w:val="000000"/>
                  <w:sz w:val="20"/>
                  <w:szCs w:val="20"/>
                  <w:lang w:eastAsia="fr-FR"/>
                </w:rPr>
                <w:t>:</w:t>
              </w:r>
            </w:ins>
            <w:ins w:id="316" w:author="Microsoft Office User" w:date="2020-06-15T18:18:00Z">
              <w:r w:rsidR="00DE200E" w:rsidRPr="001E36E2">
                <w:rPr>
                  <w:rFonts w:ascii="Arial" w:eastAsia="MS Mincho" w:hAnsi="Arial" w:cs="Arial"/>
                  <w:color w:val="000000"/>
                  <w:sz w:val="20"/>
                  <w:szCs w:val="20"/>
                  <w:lang w:eastAsia="fr-FR"/>
                </w:rPr>
                <w:t xml:space="preserve"> </w:t>
              </w:r>
            </w:ins>
          </w:p>
          <w:p w14:paraId="68FBB7EF" w14:textId="24C4F518" w:rsidR="00DE200E" w:rsidRDefault="00A4149A" w:rsidP="001E36E2">
            <w:pPr>
              <w:pStyle w:val="Prrafodelista"/>
              <w:numPr>
                <w:ilvl w:val="0"/>
                <w:numId w:val="8"/>
              </w:numPr>
              <w:tabs>
                <w:tab w:val="left" w:pos="234"/>
              </w:tabs>
              <w:ind w:left="0" w:right="40" w:firstLine="92"/>
              <w:jc w:val="both"/>
              <w:rPr>
                <w:ins w:id="317" w:author="Microsoft Office User" w:date="2020-06-15T18:26:00Z"/>
                <w:rFonts w:ascii="Arial" w:eastAsia="MS Mincho" w:hAnsi="Arial" w:cs="Arial"/>
                <w:color w:val="000000"/>
                <w:sz w:val="20"/>
                <w:szCs w:val="20"/>
                <w:lang w:eastAsia="fr-FR"/>
              </w:rPr>
            </w:pPr>
            <w:ins w:id="318" w:author="Microsoft Office User" w:date="2020-06-15T18:27:00Z">
              <w:r>
                <w:rPr>
                  <w:rFonts w:ascii="Arial" w:eastAsia="MS Mincho" w:hAnsi="Arial" w:cs="Arial"/>
                  <w:color w:val="000000"/>
                  <w:sz w:val="20"/>
                  <w:szCs w:val="20"/>
                  <w:lang w:eastAsia="fr-FR"/>
                </w:rPr>
                <w:t>Re</w:t>
              </w:r>
            </w:ins>
            <w:ins w:id="319" w:author="Microsoft Office User" w:date="2020-06-15T18:18:00Z">
              <w:r w:rsidR="00DE200E" w:rsidRPr="001E36E2">
                <w:rPr>
                  <w:rFonts w:ascii="Arial" w:eastAsia="MS Mincho" w:hAnsi="Arial" w:cs="Arial"/>
                  <w:color w:val="000000"/>
                  <w:sz w:val="20"/>
                  <w:szCs w:val="20"/>
                  <w:lang w:eastAsia="fr-FR"/>
                </w:rPr>
                <w:t>gion</w:t>
              </w:r>
            </w:ins>
            <w:ins w:id="320" w:author="Microsoft Office User" w:date="2020-06-15T18:23:00Z">
              <w:r w:rsidR="00DE200E">
                <w:rPr>
                  <w:rFonts w:ascii="Arial" w:eastAsia="MS Mincho" w:hAnsi="Arial" w:cs="Arial"/>
                  <w:color w:val="000000"/>
                  <w:sz w:val="20"/>
                  <w:szCs w:val="20"/>
                  <w:lang w:eastAsia="fr-FR"/>
                </w:rPr>
                <w:t>=</w:t>
              </w:r>
            </w:ins>
            <w:ins w:id="321" w:author="Microsoft Office User" w:date="2020-06-15T18:21:00Z">
              <w:r w:rsidR="00DE200E">
                <w:rPr>
                  <w:rFonts w:ascii="Arial" w:eastAsia="MS Mincho" w:hAnsi="Arial" w:cs="Arial"/>
                  <w:color w:val="000000"/>
                  <w:sz w:val="20"/>
                  <w:szCs w:val="20"/>
                  <w:lang w:eastAsia="fr-FR"/>
                </w:rPr>
                <w:t xml:space="preserve">Global </w:t>
              </w:r>
            </w:ins>
          </w:p>
          <w:p w14:paraId="29AFEDCC" w14:textId="3DD87A8C" w:rsidR="00DE200E" w:rsidRPr="001E36E2" w:rsidRDefault="00DE200E" w:rsidP="001E36E2">
            <w:pPr>
              <w:pStyle w:val="Prrafodelista"/>
              <w:numPr>
                <w:ilvl w:val="0"/>
                <w:numId w:val="8"/>
              </w:numPr>
              <w:tabs>
                <w:tab w:val="left" w:pos="234"/>
              </w:tabs>
              <w:ind w:left="0" w:right="40" w:firstLine="92"/>
              <w:jc w:val="both"/>
              <w:rPr>
                <w:ins w:id="322" w:author="Microsoft Office User" w:date="2020-06-15T18:26:00Z"/>
                <w:rFonts w:ascii="Arial" w:eastAsia="MS Mincho" w:hAnsi="Arial" w:cs="Arial"/>
                <w:color w:val="000000"/>
                <w:sz w:val="20"/>
                <w:szCs w:val="20"/>
                <w:lang w:eastAsia="fr-FR"/>
              </w:rPr>
            </w:pPr>
            <w:ins w:id="323" w:author="Microsoft Office User" w:date="2020-06-15T18:21:00Z">
              <w:r>
                <w:rPr>
                  <w:rFonts w:ascii="Arial" w:eastAsia="MS Mincho" w:hAnsi="Arial" w:cs="Arial"/>
                  <w:color w:val="000000"/>
                  <w:sz w:val="20"/>
                  <w:szCs w:val="20"/>
                  <w:lang w:eastAsia="fr-FR"/>
                </w:rPr>
                <w:t xml:space="preserve">Type= </w:t>
              </w:r>
            </w:ins>
            <w:ins w:id="324" w:author="Microsoft Office User" w:date="2020-06-15T18:48:00Z">
              <w:r w:rsidR="005D4ED2">
                <w:rPr>
                  <w:rFonts w:ascii="Arial" w:eastAsia="MS Mincho" w:hAnsi="Arial" w:cs="Arial"/>
                  <w:color w:val="000000"/>
                  <w:sz w:val="20"/>
                  <w:szCs w:val="20"/>
                  <w:lang w:eastAsia="fr-FR"/>
                </w:rPr>
                <w:t>N</w:t>
              </w:r>
              <w:r w:rsidR="005D4ED2">
                <w:rPr>
                  <w:rFonts w:ascii="Arial" w:eastAsia="MS Mincho" w:hAnsi="Arial" w:cs="Arial"/>
                  <w:color w:val="000000"/>
                  <w:sz w:val="20"/>
                  <w:szCs w:val="20"/>
                  <w:lang w:eastAsia="fr-FR"/>
                </w:rPr>
                <w:t>ear Real Time</w:t>
              </w:r>
            </w:ins>
          </w:p>
          <w:p w14:paraId="5366CDC0" w14:textId="0494A081" w:rsidR="00DE200E" w:rsidRDefault="00DE200E" w:rsidP="001E36E2">
            <w:pPr>
              <w:pStyle w:val="Prrafodelista"/>
              <w:numPr>
                <w:ilvl w:val="0"/>
                <w:numId w:val="8"/>
              </w:numPr>
              <w:tabs>
                <w:tab w:val="left" w:pos="234"/>
              </w:tabs>
              <w:ind w:left="0" w:right="40" w:firstLine="92"/>
              <w:jc w:val="both"/>
              <w:rPr>
                <w:ins w:id="325" w:author="Microsoft Office User" w:date="2020-06-15T18:26:00Z"/>
                <w:rFonts w:ascii="Arial" w:eastAsia="MS Mincho" w:hAnsi="Arial" w:cs="Arial"/>
                <w:color w:val="000000"/>
                <w:sz w:val="20"/>
                <w:szCs w:val="20"/>
                <w:lang w:eastAsia="fr-FR"/>
              </w:rPr>
            </w:pPr>
            <w:ins w:id="326" w:author="Microsoft Office User" w:date="2020-06-15T18:26:00Z">
              <w:r>
                <w:rPr>
                  <w:rFonts w:ascii="Arial" w:eastAsia="MS Mincho" w:hAnsi="Arial" w:cs="Arial"/>
                  <w:color w:val="000000"/>
                  <w:sz w:val="20"/>
                  <w:szCs w:val="20"/>
                  <w:lang w:eastAsia="fr-FR"/>
                </w:rPr>
                <w:t>Product:</w:t>
              </w:r>
            </w:ins>
            <w:ins w:id="327" w:author="Microsoft Office User" w:date="2020-06-15T18:21:00Z">
              <w:r>
                <w:rPr>
                  <w:rFonts w:ascii="Arial" w:eastAsia="MS Mincho" w:hAnsi="Arial" w:cs="Arial"/>
                  <w:color w:val="000000"/>
                  <w:sz w:val="20"/>
                  <w:szCs w:val="20"/>
                  <w:lang w:eastAsia="fr-FR"/>
                </w:rPr>
                <w:t>INSITU</w:t>
              </w:r>
            </w:ins>
            <w:ins w:id="328" w:author="Microsoft Office User" w:date="2020-06-15T18:26:00Z">
              <w:r>
                <w:rPr>
                  <w:rFonts w:ascii="Arial" w:eastAsia="MS Mincho" w:hAnsi="Arial" w:cs="Arial"/>
                  <w:color w:val="000000"/>
                  <w:sz w:val="20"/>
                  <w:szCs w:val="20"/>
                  <w:lang w:eastAsia="fr-FR"/>
                </w:rPr>
                <w:t>_</w:t>
              </w:r>
            </w:ins>
            <w:ins w:id="329" w:author="Microsoft Office User" w:date="2020-06-15T18:21:00Z">
              <w:r>
                <w:rPr>
                  <w:rFonts w:ascii="Arial" w:eastAsia="MS Mincho" w:hAnsi="Arial" w:cs="Arial"/>
                  <w:color w:val="000000"/>
                  <w:sz w:val="20"/>
                  <w:szCs w:val="20"/>
                  <w:lang w:eastAsia="fr-FR"/>
                </w:rPr>
                <w:t>GLO</w:t>
              </w:r>
            </w:ins>
            <w:ins w:id="330" w:author="Microsoft Office User" w:date="2020-06-15T18:27:00Z">
              <w:r>
                <w:rPr>
                  <w:rFonts w:ascii="Arial" w:eastAsia="MS Mincho" w:hAnsi="Arial" w:cs="Arial"/>
                  <w:color w:val="000000"/>
                  <w:sz w:val="20"/>
                  <w:szCs w:val="20"/>
                  <w:lang w:eastAsia="fr-FR"/>
                </w:rPr>
                <w:t>_</w:t>
              </w:r>
            </w:ins>
            <w:ins w:id="331" w:author="Microsoft Office User" w:date="2020-06-15T18:21:00Z">
              <w:r>
                <w:rPr>
                  <w:rFonts w:ascii="Arial" w:eastAsia="MS Mincho" w:hAnsi="Arial" w:cs="Arial"/>
                  <w:color w:val="000000"/>
                  <w:sz w:val="20"/>
                  <w:szCs w:val="20"/>
                  <w:lang w:eastAsia="fr-FR"/>
                </w:rPr>
                <w:t>UV</w:t>
              </w:r>
            </w:ins>
            <w:ins w:id="332" w:author="Microsoft Office User" w:date="2020-06-15T18:27:00Z">
              <w:r>
                <w:rPr>
                  <w:rFonts w:ascii="Arial" w:eastAsia="MS Mincho" w:hAnsi="Arial" w:cs="Arial"/>
                  <w:color w:val="000000"/>
                  <w:sz w:val="20"/>
                  <w:szCs w:val="20"/>
                  <w:lang w:eastAsia="fr-FR"/>
                </w:rPr>
                <w:t>_</w:t>
              </w:r>
            </w:ins>
            <w:ins w:id="333" w:author="Microsoft Office User" w:date="2020-06-15T18:21:00Z">
              <w:r>
                <w:rPr>
                  <w:rFonts w:ascii="Arial" w:eastAsia="MS Mincho" w:hAnsi="Arial" w:cs="Arial"/>
                  <w:color w:val="000000"/>
                  <w:sz w:val="20"/>
                  <w:szCs w:val="20"/>
                  <w:lang w:eastAsia="fr-FR"/>
                </w:rPr>
                <w:t>NRT_OBSERVATIONS_013_048</w:t>
              </w:r>
            </w:ins>
          </w:p>
          <w:p w14:paraId="6F6BAC15" w14:textId="10257BB6" w:rsidR="00DE200E" w:rsidRDefault="00DE200E" w:rsidP="001E36E2">
            <w:pPr>
              <w:pStyle w:val="Prrafodelista"/>
              <w:numPr>
                <w:ilvl w:val="0"/>
                <w:numId w:val="8"/>
              </w:numPr>
              <w:tabs>
                <w:tab w:val="left" w:pos="234"/>
              </w:tabs>
              <w:ind w:left="0" w:right="40" w:firstLine="92"/>
              <w:jc w:val="both"/>
              <w:rPr>
                <w:ins w:id="334" w:author="Microsoft Office User" w:date="2020-06-15T18:26:00Z"/>
                <w:rFonts w:ascii="Arial" w:eastAsia="MS Mincho" w:hAnsi="Arial" w:cs="Arial"/>
                <w:color w:val="000000"/>
                <w:sz w:val="20"/>
                <w:szCs w:val="20"/>
                <w:lang w:eastAsia="fr-FR"/>
              </w:rPr>
            </w:pPr>
            <w:ins w:id="335" w:author="Microsoft Office User" w:date="2020-06-15T18:18:00Z">
              <w:r w:rsidRPr="001E36E2">
                <w:rPr>
                  <w:rFonts w:ascii="Arial" w:eastAsia="MS Mincho" w:hAnsi="Arial" w:cs="Arial"/>
                  <w:color w:val="000000"/>
                  <w:sz w:val="20"/>
                  <w:szCs w:val="20"/>
                  <w:lang w:eastAsia="fr-FR"/>
                </w:rPr>
                <w:t>dataset</w:t>
              </w:r>
            </w:ins>
            <w:ins w:id="336" w:author="Microsoft Office User" w:date="2020-06-15T18:23:00Z">
              <w:r>
                <w:rPr>
                  <w:rFonts w:ascii="Arial" w:eastAsia="MS Mincho" w:hAnsi="Arial" w:cs="Arial"/>
                  <w:color w:val="000000"/>
                  <w:sz w:val="20"/>
                  <w:szCs w:val="20"/>
                  <w:lang w:eastAsia="fr-FR"/>
                </w:rPr>
                <w:t>=</w:t>
              </w:r>
            </w:ins>
            <w:ins w:id="337" w:author="Microsoft Office User" w:date="2020-06-15T18:18:00Z">
              <w:r w:rsidRPr="001E36E2">
                <w:rPr>
                  <w:rFonts w:ascii="Arial" w:eastAsia="MS Mincho" w:hAnsi="Arial" w:cs="Arial"/>
                  <w:color w:val="000000"/>
                  <w:sz w:val="20"/>
                  <w:szCs w:val="20"/>
                  <w:lang w:eastAsia="fr-FR"/>
                </w:rPr>
                <w:t>radar_total</w:t>
              </w:r>
            </w:ins>
            <w:ins w:id="338" w:author="Microsoft Office User" w:date="2020-06-15T18:21:00Z">
              <w:r>
                <w:rPr>
                  <w:rFonts w:ascii="Arial" w:eastAsia="MS Mincho" w:hAnsi="Arial" w:cs="Arial"/>
                  <w:color w:val="000000"/>
                  <w:sz w:val="20"/>
                  <w:szCs w:val="20"/>
                  <w:lang w:eastAsia="fr-FR"/>
                </w:rPr>
                <w:t xml:space="preserve"> </w:t>
              </w:r>
            </w:ins>
          </w:p>
          <w:p w14:paraId="4794DB11" w14:textId="50489AE4" w:rsidR="00487070" w:rsidRPr="001E36E2" w:rsidRDefault="00DE200E" w:rsidP="00487070">
            <w:pPr>
              <w:pStyle w:val="Prrafodelista"/>
              <w:numPr>
                <w:ilvl w:val="0"/>
                <w:numId w:val="8"/>
              </w:numPr>
              <w:tabs>
                <w:tab w:val="left" w:pos="234"/>
              </w:tabs>
              <w:ind w:left="0" w:right="40" w:firstLine="92"/>
              <w:jc w:val="both"/>
              <w:rPr>
                <w:ins w:id="339" w:author="Microsoft Office User" w:date="2020-06-15T18:32:00Z"/>
                <w:rFonts w:ascii="Arial" w:eastAsia="MS Mincho" w:hAnsi="Arial" w:cs="Arial"/>
                <w:color w:val="000000"/>
                <w:sz w:val="20"/>
                <w:szCs w:val="20"/>
                <w:lang w:eastAsia="fr-FR"/>
              </w:rPr>
            </w:pPr>
            <w:ins w:id="340" w:author="Microsoft Office User" w:date="2020-06-15T18:21:00Z">
              <w:r>
                <w:rPr>
                  <w:rFonts w:ascii="Arial" w:eastAsia="MS Mincho" w:hAnsi="Arial" w:cs="Arial"/>
                  <w:color w:val="000000"/>
                  <w:sz w:val="20"/>
                  <w:szCs w:val="20"/>
                  <w:lang w:eastAsia="fr-FR"/>
                </w:rPr>
                <w:t>KPI=Number of platforms</w:t>
              </w:r>
            </w:ins>
            <w:ins w:id="341" w:author="Microsoft Office User" w:date="2020-06-15T18:29:00Z">
              <w:r w:rsidR="00A4149A">
                <w:rPr>
                  <w:rFonts w:ascii="Arial" w:eastAsia="MS Mincho" w:hAnsi="Arial" w:cs="Arial"/>
                  <w:color w:val="000000"/>
                  <w:sz w:val="20"/>
                  <w:szCs w:val="20"/>
                  <w:lang w:eastAsia="fr-FR"/>
                </w:rPr>
                <w:t xml:space="preserve"> (e.g 1</w:t>
              </w:r>
            </w:ins>
            <w:ins w:id="342" w:author="Microsoft Office User" w:date="2020-06-15T18:30:00Z">
              <w:r w:rsidR="00A4149A">
                <w:rPr>
                  <w:rFonts w:ascii="Arial" w:eastAsia="MS Mincho" w:hAnsi="Arial" w:cs="Arial"/>
                  <w:color w:val="000000"/>
                  <w:sz w:val="20"/>
                  <w:szCs w:val="20"/>
                  <w:lang w:eastAsia="fr-FR"/>
                </w:rPr>
                <w:t xml:space="preserve">2 HFR </w:t>
              </w:r>
            </w:ins>
            <w:ins w:id="343" w:author="Microsoft Office User" w:date="2020-06-15T18:49:00Z">
              <w:r w:rsidR="005D4ED2">
                <w:rPr>
                  <w:rFonts w:ascii="Arial" w:eastAsia="MS Mincho" w:hAnsi="Arial" w:cs="Arial"/>
                  <w:color w:val="000000"/>
                  <w:sz w:val="20"/>
                  <w:szCs w:val="20"/>
                  <w:lang w:eastAsia="fr-FR"/>
                </w:rPr>
                <w:t xml:space="preserve">total </w:t>
              </w:r>
            </w:ins>
            <w:ins w:id="344" w:author="Microsoft Office User" w:date="2020-06-15T18:30:00Z">
              <w:r w:rsidR="00A4149A">
                <w:rPr>
                  <w:rFonts w:ascii="Arial" w:eastAsia="MS Mincho" w:hAnsi="Arial" w:cs="Arial"/>
                  <w:color w:val="000000"/>
                  <w:sz w:val="20"/>
                  <w:szCs w:val="20"/>
                  <w:lang w:eastAsia="fr-FR"/>
                </w:rPr>
                <w:t>platforms were providing surface currents at the date of the edition of this document</w:t>
              </w:r>
            </w:ins>
            <w:ins w:id="345" w:author="Microsoft Office User" w:date="2020-06-15T18:29:00Z">
              <w:r w:rsidR="00A4149A">
                <w:rPr>
                  <w:rFonts w:ascii="Arial" w:eastAsia="MS Mincho" w:hAnsi="Arial" w:cs="Arial"/>
                  <w:color w:val="000000"/>
                  <w:sz w:val="20"/>
                  <w:szCs w:val="20"/>
                  <w:lang w:eastAsia="fr-FR"/>
                </w:rPr>
                <w:t>)</w:t>
              </w:r>
            </w:ins>
            <w:ins w:id="346" w:author="Microsoft Office User" w:date="2020-06-15T18:21:00Z">
              <w:r>
                <w:rPr>
                  <w:rFonts w:ascii="Arial" w:eastAsia="MS Mincho" w:hAnsi="Arial" w:cs="Arial"/>
                  <w:color w:val="000000"/>
                  <w:sz w:val="20"/>
                  <w:szCs w:val="20"/>
                  <w:lang w:eastAsia="fr-FR"/>
                </w:rPr>
                <w:t xml:space="preserve">. </w:t>
              </w:r>
            </w:ins>
          </w:p>
          <w:p w14:paraId="2A23897B" w14:textId="77777777" w:rsidR="00027F45" w:rsidRDefault="00DE200E" w:rsidP="00487070">
            <w:pPr>
              <w:tabs>
                <w:tab w:val="left" w:pos="234"/>
              </w:tabs>
              <w:ind w:right="40"/>
              <w:jc w:val="both"/>
              <w:rPr>
                <w:ins w:id="347" w:author="Microsoft Office User" w:date="2020-06-15T19:23:00Z"/>
                <w:rFonts w:ascii="Arial" w:eastAsia="MS Mincho" w:hAnsi="Arial" w:cs="Arial"/>
                <w:color w:val="000000"/>
                <w:sz w:val="20"/>
                <w:szCs w:val="20"/>
                <w:lang w:eastAsia="fr-FR"/>
              </w:rPr>
            </w:pPr>
            <w:ins w:id="348" w:author="Microsoft Office User" w:date="2020-06-15T18:22:00Z">
              <w:r w:rsidRPr="001E36E2">
                <w:rPr>
                  <w:rFonts w:ascii="Arial" w:eastAsia="MS Mincho" w:hAnsi="Arial" w:cs="Arial"/>
                  <w:color w:val="000000"/>
                  <w:sz w:val="20"/>
                  <w:szCs w:val="20"/>
                  <w:lang w:eastAsia="fr-FR"/>
                </w:rPr>
                <w:t xml:space="preserve">Finally, the figure will be displayed </w:t>
              </w:r>
            </w:ins>
            <w:ins w:id="349" w:author="Microsoft Office User" w:date="2020-06-15T18:28:00Z">
              <w:r w:rsidR="00A4149A" w:rsidRPr="001E36E2">
                <w:rPr>
                  <w:rFonts w:ascii="Arial" w:eastAsia="MS Mincho" w:hAnsi="Arial" w:cs="Arial"/>
                  <w:color w:val="000000"/>
                  <w:sz w:val="20"/>
                  <w:szCs w:val="20"/>
                  <w:lang w:eastAsia="fr-FR"/>
                </w:rPr>
                <w:t>and able</w:t>
              </w:r>
            </w:ins>
            <w:ins w:id="350" w:author="Microsoft Office User" w:date="2020-06-15T18:22:00Z">
              <w:r w:rsidRPr="001E36E2">
                <w:rPr>
                  <w:rFonts w:ascii="Arial" w:eastAsia="MS Mincho" w:hAnsi="Arial" w:cs="Arial"/>
                  <w:color w:val="000000"/>
                  <w:sz w:val="20"/>
                  <w:szCs w:val="20"/>
                  <w:lang w:eastAsia="fr-FR"/>
                </w:rPr>
                <w:t xml:space="preserve"> to be</w:t>
              </w:r>
            </w:ins>
            <w:ins w:id="351" w:author="Microsoft Office User" w:date="2020-06-15T18:28:00Z">
              <w:r w:rsidR="00A4149A" w:rsidRPr="001E36E2">
                <w:rPr>
                  <w:rFonts w:ascii="Arial" w:eastAsia="MS Mincho" w:hAnsi="Arial" w:cs="Arial"/>
                  <w:color w:val="000000"/>
                  <w:sz w:val="20"/>
                  <w:szCs w:val="20"/>
                  <w:lang w:eastAsia="fr-FR"/>
                </w:rPr>
                <w:t xml:space="preserve"> saved</w:t>
              </w:r>
            </w:ins>
            <w:ins w:id="352" w:author="Microsoft Office User" w:date="2020-06-15T18:22:00Z">
              <w:r w:rsidRPr="001E36E2">
                <w:rPr>
                  <w:rFonts w:ascii="Arial" w:eastAsia="MS Mincho" w:hAnsi="Arial" w:cs="Arial"/>
                  <w:color w:val="000000"/>
                  <w:sz w:val="20"/>
                  <w:szCs w:val="20"/>
                  <w:lang w:eastAsia="fr-FR"/>
                </w:rPr>
                <w:t xml:space="preserve"> in different formats (i.e. PNG, JPE</w:t>
              </w:r>
            </w:ins>
            <w:ins w:id="353" w:author="Microsoft Office User" w:date="2020-06-15T18:23:00Z">
              <w:r w:rsidRPr="001E36E2">
                <w:rPr>
                  <w:rFonts w:ascii="Arial" w:eastAsia="MS Mincho" w:hAnsi="Arial" w:cs="Arial"/>
                  <w:color w:val="000000"/>
                  <w:sz w:val="20"/>
                  <w:szCs w:val="20"/>
                  <w:lang w:eastAsia="fr-FR"/>
                </w:rPr>
                <w:t>G, PDF, SVG</w:t>
              </w:r>
            </w:ins>
            <w:ins w:id="354" w:author="Microsoft Office User" w:date="2020-06-15T18:22:00Z">
              <w:r w:rsidRPr="001E36E2">
                <w:rPr>
                  <w:rFonts w:ascii="Arial" w:eastAsia="MS Mincho" w:hAnsi="Arial" w:cs="Arial"/>
                  <w:color w:val="000000"/>
                  <w:sz w:val="20"/>
                  <w:szCs w:val="20"/>
                  <w:lang w:eastAsia="fr-FR"/>
                </w:rPr>
                <w:t>).</w:t>
              </w:r>
            </w:ins>
          </w:p>
          <w:p w14:paraId="45944966" w14:textId="45A37099" w:rsidR="00487070" w:rsidRPr="001E36E2" w:rsidRDefault="00487070" w:rsidP="001E36E2">
            <w:pPr>
              <w:tabs>
                <w:tab w:val="left" w:pos="234"/>
              </w:tabs>
              <w:ind w:right="40"/>
              <w:jc w:val="both"/>
              <w:rPr>
                <w:ins w:id="355" w:author="Microsoft Office User" w:date="2020-06-15T18:13:00Z"/>
                <w:rFonts w:ascii="Arial" w:eastAsia="MS Mincho" w:hAnsi="Arial" w:cs="Arial"/>
                <w:color w:val="000000"/>
                <w:sz w:val="20"/>
                <w:szCs w:val="20"/>
                <w:lang w:eastAsia="fr-FR"/>
              </w:rPr>
            </w:pPr>
          </w:p>
        </w:tc>
      </w:tr>
      <w:tr w:rsidR="00027F45" w:rsidRPr="00F3778B" w14:paraId="60188289" w14:textId="77777777" w:rsidTr="001E36E2">
        <w:trPr>
          <w:jc w:val="center"/>
          <w:ins w:id="356" w:author="Microsoft Office User" w:date="2020-06-15T18:13:00Z"/>
        </w:trPr>
        <w:tc>
          <w:tcPr>
            <w:tcW w:w="4617" w:type="dxa"/>
          </w:tcPr>
          <w:p w14:paraId="3269FD83" w14:textId="77777777" w:rsidR="00027F45" w:rsidRPr="00F3778B" w:rsidRDefault="00027F45" w:rsidP="00A4149A">
            <w:pPr>
              <w:ind w:right="-188"/>
              <w:jc w:val="both"/>
              <w:rPr>
                <w:ins w:id="357" w:author="Microsoft Office User" w:date="2020-06-15T18:13:00Z"/>
                <w:rFonts w:ascii="Arial" w:eastAsia="MS Mincho" w:hAnsi="Arial" w:cs="Arial"/>
                <w:color w:val="000000"/>
                <w:sz w:val="20"/>
                <w:szCs w:val="20"/>
                <w:highlight w:val="yellow"/>
                <w:lang w:eastAsia="fr-FR"/>
              </w:rPr>
            </w:pPr>
            <w:ins w:id="358" w:author="Microsoft Office User" w:date="2020-06-15T18:13:00Z">
              <w:r w:rsidRPr="00F3778B">
                <w:rPr>
                  <w:rFonts w:ascii="Arial" w:eastAsia="MS Mincho" w:hAnsi="Arial" w:cs="Arial"/>
                  <w:color w:val="000000"/>
                  <w:sz w:val="20"/>
                  <w:szCs w:val="20"/>
                  <w:lang w:eastAsia="fr-FR"/>
                </w:rPr>
                <w:drawing>
                  <wp:inline distT="0" distB="0" distL="0" distR="0" wp14:anchorId="15C7AAEC" wp14:editId="37BD53DC">
                    <wp:extent cx="2818491" cy="1878994"/>
                    <wp:effectExtent l="0" t="0" r="1270" b="63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number_files.png"/>
                            <pic:cNvPicPr/>
                          </pic:nvPicPr>
                          <pic:blipFill>
                            <a:blip r:embed="rId18"/>
                            <a:stretch>
                              <a:fillRect/>
                            </a:stretch>
                          </pic:blipFill>
                          <pic:spPr>
                            <a:xfrm>
                              <a:off x="0" y="0"/>
                              <a:ext cx="2818491" cy="1878994"/>
                            </a:xfrm>
                            <a:prstGeom prst="rect">
                              <a:avLst/>
                            </a:prstGeom>
                          </pic:spPr>
                        </pic:pic>
                      </a:graphicData>
                    </a:graphic>
                  </wp:inline>
                </w:drawing>
              </w:r>
            </w:ins>
          </w:p>
        </w:tc>
        <w:tc>
          <w:tcPr>
            <w:tcW w:w="6010" w:type="dxa"/>
          </w:tcPr>
          <w:p w14:paraId="06F65547" w14:textId="27389DCB" w:rsidR="00DE200E" w:rsidRPr="001E36E2" w:rsidRDefault="00DE200E" w:rsidP="00DE200E">
            <w:pPr>
              <w:ind w:right="40"/>
              <w:jc w:val="both"/>
              <w:rPr>
                <w:ins w:id="359" w:author="Microsoft Office User" w:date="2020-06-15T18:24:00Z"/>
                <w:rFonts w:ascii="Arial" w:eastAsia="MS Mincho" w:hAnsi="Arial" w:cs="Arial"/>
                <w:b/>
                <w:color w:val="000000"/>
                <w:sz w:val="20"/>
                <w:szCs w:val="20"/>
                <w:lang w:eastAsia="fr-FR"/>
              </w:rPr>
            </w:pPr>
            <w:ins w:id="360" w:author="Microsoft Office User" w:date="2020-06-15T18:24:00Z">
              <w:r w:rsidRPr="001E36E2">
                <w:rPr>
                  <w:rFonts w:ascii="Arial" w:eastAsia="MS Mincho" w:hAnsi="Arial" w:cs="Arial"/>
                  <w:b/>
                  <w:color w:val="000000"/>
                  <w:sz w:val="20"/>
                  <w:szCs w:val="20"/>
                  <w:lang w:eastAsia="fr-FR"/>
                </w:rPr>
                <w:t>-</w:t>
              </w:r>
            </w:ins>
            <w:ins w:id="361" w:author="Microsoft Office User" w:date="2020-06-15T19:23:00Z">
              <w:r w:rsidR="00487070">
                <w:rPr>
                  <w:rFonts w:ascii="Arial" w:eastAsia="MS Mincho" w:hAnsi="Arial" w:cs="Arial"/>
                  <w:b/>
                  <w:color w:val="000000"/>
                  <w:sz w:val="20"/>
                  <w:szCs w:val="20"/>
                  <w:lang w:eastAsia="fr-FR"/>
                </w:rPr>
                <w:t xml:space="preserve"> </w:t>
              </w:r>
            </w:ins>
            <w:ins w:id="362" w:author="Microsoft Office User" w:date="2020-06-15T18:24:00Z">
              <w:r w:rsidRPr="001E36E2">
                <w:rPr>
                  <w:rFonts w:ascii="Arial" w:eastAsia="MS Mincho" w:hAnsi="Arial" w:cs="Arial"/>
                  <w:b/>
                  <w:color w:val="000000"/>
                  <w:sz w:val="20"/>
                  <w:szCs w:val="20"/>
                  <w:lang w:eastAsia="fr-FR"/>
                </w:rPr>
                <w:t>Description</w:t>
              </w:r>
            </w:ins>
            <w:ins w:id="363" w:author="Microsoft Office User" w:date="2020-06-15T18:25:00Z">
              <w:r>
                <w:rPr>
                  <w:rFonts w:ascii="Arial" w:eastAsia="MS Mincho" w:hAnsi="Arial" w:cs="Arial"/>
                  <w:b/>
                  <w:color w:val="000000"/>
                  <w:sz w:val="20"/>
                  <w:szCs w:val="20"/>
                  <w:lang w:eastAsia="fr-FR"/>
                </w:rPr>
                <w:t xml:space="preserve">: </w:t>
              </w:r>
              <w:r w:rsidRPr="00F3778B">
                <w:rPr>
                  <w:rFonts w:ascii="Arial" w:hAnsi="Arial" w:cs="Arial"/>
                  <w:sz w:val="20"/>
                  <w:szCs w:val="20"/>
                </w:rPr>
                <w:t xml:space="preserve">number of </w:t>
              </w:r>
              <w:r>
                <w:rPr>
                  <w:rFonts w:ascii="Arial" w:hAnsi="Arial" w:cs="Arial"/>
                  <w:sz w:val="20"/>
                  <w:szCs w:val="20"/>
                </w:rPr>
                <w:t xml:space="preserve">HFR surface current </w:t>
              </w:r>
              <w:r w:rsidRPr="00F3778B">
                <w:rPr>
                  <w:rFonts w:ascii="Arial" w:hAnsi="Arial" w:cs="Arial"/>
                  <w:sz w:val="20"/>
                  <w:szCs w:val="20"/>
                </w:rPr>
                <w:t>files available in the different folders (historical, latest, monthly)</w:t>
              </w:r>
            </w:ins>
          </w:p>
          <w:p w14:paraId="715107CB" w14:textId="77777777" w:rsidR="00A4149A" w:rsidRDefault="00A4149A" w:rsidP="00A4149A">
            <w:pPr>
              <w:pStyle w:val="Prrafodelista"/>
              <w:numPr>
                <w:ilvl w:val="0"/>
                <w:numId w:val="8"/>
              </w:numPr>
              <w:tabs>
                <w:tab w:val="left" w:pos="234"/>
              </w:tabs>
              <w:ind w:left="0" w:right="40" w:firstLine="60"/>
              <w:jc w:val="both"/>
              <w:rPr>
                <w:ins w:id="364" w:author="Microsoft Office User" w:date="2020-06-15T18:28:00Z"/>
                <w:rFonts w:ascii="Arial" w:eastAsia="MS Mincho" w:hAnsi="Arial" w:cs="Arial"/>
                <w:color w:val="000000"/>
                <w:sz w:val="20"/>
                <w:szCs w:val="20"/>
                <w:lang w:eastAsia="fr-FR"/>
              </w:rPr>
            </w:pPr>
            <w:ins w:id="365" w:author="Microsoft Office User" w:date="2020-06-15T18:28:00Z">
              <w:r w:rsidRPr="00F3778B">
                <w:rPr>
                  <w:rFonts w:ascii="Arial" w:eastAsia="MS Mincho" w:hAnsi="Arial" w:cs="Arial"/>
                  <w:b/>
                  <w:color w:val="000000"/>
                  <w:sz w:val="20"/>
                  <w:szCs w:val="20"/>
                  <w:lang w:eastAsia="fr-FR"/>
                </w:rPr>
                <w:t>Availability:</w:t>
              </w:r>
              <w:r w:rsidRPr="00F3778B">
                <w:rPr>
                  <w:rFonts w:ascii="Arial" w:eastAsia="MS Mincho" w:hAnsi="Arial" w:cs="Arial"/>
                  <w:color w:val="000000"/>
                  <w:sz w:val="20"/>
                  <w:szCs w:val="20"/>
                  <w:lang w:eastAsia="fr-FR"/>
                </w:rPr>
                <w:t xml:space="preserve"> visit the </w:t>
              </w:r>
              <w:r>
                <w:rPr>
                  <w:rFonts w:ascii="Arial" w:eastAsia="MS Mincho" w:hAnsi="Arial" w:cs="Arial"/>
                  <w:color w:val="000000"/>
                  <w:sz w:val="20"/>
                  <w:szCs w:val="20"/>
                  <w:lang w:eastAsia="fr-FR"/>
                </w:rPr>
                <w:fldChar w:fldCharType="begin"/>
              </w:r>
              <w:r>
                <w:rPr>
                  <w:rFonts w:ascii="Arial" w:eastAsia="MS Mincho" w:hAnsi="Arial" w:cs="Arial"/>
                  <w:color w:val="000000"/>
                  <w:sz w:val="20"/>
                  <w:szCs w:val="20"/>
                  <w:lang w:eastAsia="fr-FR"/>
                </w:rPr>
                <w:instrText xml:space="preserve"> HYPERLINK "http://www.marineinsitu.eu/monitoring/" </w:instrText>
              </w:r>
              <w:r>
                <w:rPr>
                  <w:rFonts w:ascii="Arial" w:eastAsia="MS Mincho" w:hAnsi="Arial" w:cs="Arial"/>
                  <w:color w:val="000000"/>
                  <w:sz w:val="20"/>
                  <w:szCs w:val="20"/>
                  <w:lang w:eastAsia="fr-FR"/>
                </w:rPr>
              </w:r>
              <w:r>
                <w:rPr>
                  <w:rFonts w:ascii="Arial" w:eastAsia="MS Mincho" w:hAnsi="Arial" w:cs="Arial"/>
                  <w:color w:val="000000"/>
                  <w:sz w:val="20"/>
                  <w:szCs w:val="20"/>
                  <w:lang w:eastAsia="fr-FR"/>
                </w:rPr>
                <w:fldChar w:fldCharType="separate"/>
              </w:r>
              <w:r w:rsidRPr="00F3778B">
                <w:rPr>
                  <w:rStyle w:val="Hipervnculo"/>
                  <w:rFonts w:ascii="Arial" w:eastAsia="MS Mincho" w:hAnsi="Arial" w:cs="Arial"/>
                  <w:sz w:val="20"/>
                  <w:szCs w:val="20"/>
                  <w:lang w:eastAsia="fr-FR"/>
                </w:rPr>
                <w:t>monitoring service</w:t>
              </w:r>
              <w:r>
                <w:rPr>
                  <w:rFonts w:ascii="Arial" w:eastAsia="MS Mincho" w:hAnsi="Arial" w:cs="Arial"/>
                  <w:color w:val="000000"/>
                  <w:sz w:val="20"/>
                  <w:szCs w:val="20"/>
                  <w:lang w:eastAsia="fr-FR"/>
                </w:rPr>
                <w:fldChar w:fldCharType="end"/>
              </w:r>
              <w:r w:rsidRPr="00F3778B">
                <w:rPr>
                  <w:rFonts w:ascii="Arial" w:eastAsia="MS Mincho" w:hAnsi="Arial" w:cs="Arial"/>
                  <w:color w:val="000000"/>
                  <w:sz w:val="20"/>
                  <w:szCs w:val="20"/>
                  <w:lang w:eastAsia="fr-FR"/>
                </w:rPr>
                <w:t>, click on “Detailed view” and select</w:t>
              </w:r>
              <w:r>
                <w:rPr>
                  <w:rFonts w:ascii="Arial" w:eastAsia="MS Mincho" w:hAnsi="Arial" w:cs="Arial"/>
                  <w:color w:val="000000"/>
                  <w:sz w:val="20"/>
                  <w:szCs w:val="20"/>
                  <w:lang w:eastAsia="fr-FR"/>
                </w:rPr>
                <w:t>:</w:t>
              </w:r>
              <w:r w:rsidRPr="00F3778B">
                <w:rPr>
                  <w:rFonts w:ascii="Arial" w:eastAsia="MS Mincho" w:hAnsi="Arial" w:cs="Arial"/>
                  <w:color w:val="000000"/>
                  <w:sz w:val="20"/>
                  <w:szCs w:val="20"/>
                  <w:lang w:eastAsia="fr-FR"/>
                </w:rPr>
                <w:t xml:space="preserve"> </w:t>
              </w:r>
            </w:ins>
          </w:p>
          <w:p w14:paraId="4CA4F320" w14:textId="77777777" w:rsidR="00A4149A" w:rsidRDefault="00A4149A" w:rsidP="00A4149A">
            <w:pPr>
              <w:pStyle w:val="Prrafodelista"/>
              <w:numPr>
                <w:ilvl w:val="0"/>
                <w:numId w:val="8"/>
              </w:numPr>
              <w:tabs>
                <w:tab w:val="left" w:pos="234"/>
              </w:tabs>
              <w:ind w:left="0" w:right="40" w:firstLine="92"/>
              <w:jc w:val="both"/>
              <w:rPr>
                <w:ins w:id="366" w:author="Microsoft Office User" w:date="2020-06-15T18:28:00Z"/>
                <w:rFonts w:ascii="Arial" w:eastAsia="MS Mincho" w:hAnsi="Arial" w:cs="Arial"/>
                <w:color w:val="000000"/>
                <w:sz w:val="20"/>
                <w:szCs w:val="20"/>
                <w:lang w:eastAsia="fr-FR"/>
              </w:rPr>
            </w:pPr>
            <w:ins w:id="367" w:author="Microsoft Office User" w:date="2020-06-15T18:28:00Z">
              <w:r>
                <w:rPr>
                  <w:rFonts w:ascii="Arial" w:eastAsia="MS Mincho" w:hAnsi="Arial" w:cs="Arial"/>
                  <w:color w:val="000000"/>
                  <w:sz w:val="20"/>
                  <w:szCs w:val="20"/>
                  <w:lang w:eastAsia="fr-FR"/>
                </w:rPr>
                <w:t>Re</w:t>
              </w:r>
              <w:r w:rsidRPr="00F3778B">
                <w:rPr>
                  <w:rFonts w:ascii="Arial" w:eastAsia="MS Mincho" w:hAnsi="Arial" w:cs="Arial"/>
                  <w:color w:val="000000"/>
                  <w:sz w:val="20"/>
                  <w:szCs w:val="20"/>
                  <w:lang w:eastAsia="fr-FR"/>
                </w:rPr>
                <w:t>gion</w:t>
              </w:r>
              <w:r>
                <w:rPr>
                  <w:rFonts w:ascii="Arial" w:eastAsia="MS Mincho" w:hAnsi="Arial" w:cs="Arial"/>
                  <w:color w:val="000000"/>
                  <w:sz w:val="20"/>
                  <w:szCs w:val="20"/>
                  <w:lang w:eastAsia="fr-FR"/>
                </w:rPr>
                <w:t xml:space="preserve">=Global </w:t>
              </w:r>
            </w:ins>
          </w:p>
          <w:p w14:paraId="73A97E6E" w14:textId="77777777" w:rsidR="005D4ED2" w:rsidRDefault="00A4149A" w:rsidP="005D4ED2">
            <w:pPr>
              <w:pStyle w:val="Prrafodelista"/>
              <w:numPr>
                <w:ilvl w:val="0"/>
                <w:numId w:val="8"/>
              </w:numPr>
              <w:tabs>
                <w:tab w:val="left" w:pos="234"/>
              </w:tabs>
              <w:ind w:left="0" w:right="40" w:firstLine="92"/>
              <w:jc w:val="both"/>
              <w:rPr>
                <w:ins w:id="368" w:author="Microsoft Office User" w:date="2020-06-15T18:48:00Z"/>
                <w:rFonts w:ascii="Arial" w:eastAsia="MS Mincho" w:hAnsi="Arial" w:cs="Arial"/>
                <w:color w:val="000000"/>
                <w:sz w:val="20"/>
                <w:szCs w:val="20"/>
                <w:lang w:eastAsia="fr-FR"/>
              </w:rPr>
            </w:pPr>
            <w:ins w:id="369" w:author="Microsoft Office User" w:date="2020-06-15T18:28:00Z">
              <w:r>
                <w:rPr>
                  <w:rFonts w:ascii="Arial" w:eastAsia="MS Mincho" w:hAnsi="Arial" w:cs="Arial"/>
                  <w:color w:val="000000"/>
                  <w:sz w:val="20"/>
                  <w:szCs w:val="20"/>
                  <w:lang w:eastAsia="fr-FR"/>
                </w:rPr>
                <w:t xml:space="preserve">Type= </w:t>
              </w:r>
            </w:ins>
            <w:ins w:id="370" w:author="Microsoft Office User" w:date="2020-06-15T18:48:00Z">
              <w:r w:rsidR="005D4ED2">
                <w:rPr>
                  <w:rFonts w:ascii="Arial" w:eastAsia="MS Mincho" w:hAnsi="Arial" w:cs="Arial"/>
                  <w:color w:val="000000"/>
                  <w:sz w:val="20"/>
                  <w:szCs w:val="20"/>
                  <w:lang w:eastAsia="fr-FR"/>
                </w:rPr>
                <w:t>N</w:t>
              </w:r>
              <w:r w:rsidR="005D4ED2">
                <w:rPr>
                  <w:rFonts w:ascii="Arial" w:eastAsia="MS Mincho" w:hAnsi="Arial" w:cs="Arial"/>
                  <w:color w:val="000000"/>
                  <w:sz w:val="20"/>
                  <w:szCs w:val="20"/>
                  <w:lang w:eastAsia="fr-FR"/>
                </w:rPr>
                <w:t>ear Real Time</w:t>
              </w:r>
            </w:ins>
          </w:p>
          <w:p w14:paraId="53F1C03E" w14:textId="1E350910" w:rsidR="00A4149A" w:rsidRDefault="00A4149A" w:rsidP="00A4149A">
            <w:pPr>
              <w:pStyle w:val="Prrafodelista"/>
              <w:numPr>
                <w:ilvl w:val="0"/>
                <w:numId w:val="8"/>
              </w:numPr>
              <w:tabs>
                <w:tab w:val="left" w:pos="234"/>
              </w:tabs>
              <w:ind w:left="0" w:right="40" w:firstLine="92"/>
              <w:jc w:val="both"/>
              <w:rPr>
                <w:ins w:id="371" w:author="Microsoft Office User" w:date="2020-06-15T18:28:00Z"/>
                <w:rFonts w:ascii="Arial" w:eastAsia="MS Mincho" w:hAnsi="Arial" w:cs="Arial"/>
                <w:color w:val="000000"/>
                <w:sz w:val="20"/>
                <w:szCs w:val="20"/>
                <w:lang w:eastAsia="fr-FR"/>
              </w:rPr>
            </w:pPr>
            <w:ins w:id="372" w:author="Microsoft Office User" w:date="2020-06-15T18:28:00Z">
              <w:r>
                <w:rPr>
                  <w:rFonts w:ascii="Arial" w:eastAsia="MS Mincho" w:hAnsi="Arial" w:cs="Arial"/>
                  <w:color w:val="000000"/>
                  <w:sz w:val="20"/>
                  <w:szCs w:val="20"/>
                  <w:lang w:eastAsia="fr-FR"/>
                </w:rPr>
                <w:t>Product:INSITU_GLO_UV_NRT_OBSERVATIONS_013_048</w:t>
              </w:r>
            </w:ins>
          </w:p>
          <w:p w14:paraId="7C68EC27" w14:textId="77777777" w:rsidR="00A4149A" w:rsidRDefault="00A4149A" w:rsidP="00A4149A">
            <w:pPr>
              <w:pStyle w:val="Prrafodelista"/>
              <w:numPr>
                <w:ilvl w:val="0"/>
                <w:numId w:val="8"/>
              </w:numPr>
              <w:tabs>
                <w:tab w:val="left" w:pos="234"/>
              </w:tabs>
              <w:ind w:left="0" w:right="40" w:firstLine="92"/>
              <w:jc w:val="both"/>
              <w:rPr>
                <w:ins w:id="373" w:author="Microsoft Office User" w:date="2020-06-15T18:28:00Z"/>
                <w:rFonts w:ascii="Arial" w:eastAsia="MS Mincho" w:hAnsi="Arial" w:cs="Arial"/>
                <w:color w:val="000000"/>
                <w:sz w:val="20"/>
                <w:szCs w:val="20"/>
                <w:lang w:eastAsia="fr-FR"/>
              </w:rPr>
            </w:pPr>
            <w:ins w:id="374" w:author="Microsoft Office User" w:date="2020-06-15T18:28:00Z">
              <w:r w:rsidRPr="00F3778B">
                <w:rPr>
                  <w:rFonts w:ascii="Arial" w:eastAsia="MS Mincho" w:hAnsi="Arial" w:cs="Arial"/>
                  <w:color w:val="000000"/>
                  <w:sz w:val="20"/>
                  <w:szCs w:val="20"/>
                  <w:lang w:eastAsia="fr-FR"/>
                </w:rPr>
                <w:t>dataset</w:t>
              </w:r>
              <w:r>
                <w:rPr>
                  <w:rFonts w:ascii="Arial" w:eastAsia="MS Mincho" w:hAnsi="Arial" w:cs="Arial"/>
                  <w:color w:val="000000"/>
                  <w:sz w:val="20"/>
                  <w:szCs w:val="20"/>
                  <w:lang w:eastAsia="fr-FR"/>
                </w:rPr>
                <w:t>=</w:t>
              </w:r>
              <w:r w:rsidRPr="00F3778B">
                <w:rPr>
                  <w:rFonts w:ascii="Arial" w:eastAsia="MS Mincho" w:hAnsi="Arial" w:cs="Arial"/>
                  <w:color w:val="000000"/>
                  <w:sz w:val="20"/>
                  <w:szCs w:val="20"/>
                  <w:lang w:eastAsia="fr-FR"/>
                </w:rPr>
                <w:t>radar_total</w:t>
              </w:r>
              <w:r>
                <w:rPr>
                  <w:rFonts w:ascii="Arial" w:eastAsia="MS Mincho" w:hAnsi="Arial" w:cs="Arial"/>
                  <w:color w:val="000000"/>
                  <w:sz w:val="20"/>
                  <w:szCs w:val="20"/>
                  <w:lang w:eastAsia="fr-FR"/>
                </w:rPr>
                <w:t xml:space="preserve"> </w:t>
              </w:r>
            </w:ins>
          </w:p>
          <w:p w14:paraId="3A97F108" w14:textId="11C2B5C0" w:rsidR="00A4149A" w:rsidRPr="001E36E2" w:rsidRDefault="00A4149A" w:rsidP="00487070">
            <w:pPr>
              <w:pStyle w:val="Prrafodelista"/>
              <w:numPr>
                <w:ilvl w:val="0"/>
                <w:numId w:val="8"/>
              </w:numPr>
              <w:tabs>
                <w:tab w:val="left" w:pos="234"/>
              </w:tabs>
              <w:ind w:left="0" w:right="40" w:firstLine="92"/>
              <w:jc w:val="both"/>
              <w:rPr>
                <w:ins w:id="375" w:author="Microsoft Office User" w:date="2020-06-15T18:28:00Z"/>
                <w:rFonts w:ascii="Arial" w:eastAsia="MS Mincho" w:hAnsi="Arial" w:cs="Arial"/>
                <w:color w:val="000000"/>
                <w:sz w:val="20"/>
                <w:szCs w:val="20"/>
                <w:lang w:eastAsia="fr-FR"/>
              </w:rPr>
            </w:pPr>
            <w:ins w:id="376" w:author="Microsoft Office User" w:date="2020-06-15T18:28:00Z">
              <w:r>
                <w:rPr>
                  <w:rFonts w:ascii="Arial" w:eastAsia="MS Mincho" w:hAnsi="Arial" w:cs="Arial"/>
                  <w:color w:val="000000"/>
                  <w:sz w:val="20"/>
                  <w:szCs w:val="20"/>
                  <w:lang w:eastAsia="fr-FR"/>
                </w:rPr>
                <w:t xml:space="preserve">KPI=Number of files </w:t>
              </w:r>
            </w:ins>
            <w:ins w:id="377" w:author="Microsoft Office User" w:date="2020-06-15T18:30:00Z">
              <w:r>
                <w:rPr>
                  <w:rFonts w:ascii="Arial" w:eastAsia="MS Mincho" w:hAnsi="Arial" w:cs="Arial"/>
                  <w:color w:val="000000"/>
                  <w:sz w:val="20"/>
                  <w:szCs w:val="20"/>
                  <w:lang w:eastAsia="fr-FR"/>
                </w:rPr>
                <w:t xml:space="preserve">(e.g. 382 HFR files were available </w:t>
              </w:r>
            </w:ins>
            <w:ins w:id="378" w:author="Microsoft Office User" w:date="2020-06-15T18:31:00Z">
              <w:r>
                <w:rPr>
                  <w:rFonts w:ascii="Arial" w:eastAsia="MS Mincho" w:hAnsi="Arial" w:cs="Arial"/>
                  <w:color w:val="000000"/>
                  <w:sz w:val="20"/>
                  <w:szCs w:val="20"/>
                  <w:lang w:eastAsia="fr-FR"/>
                </w:rPr>
                <w:t>in the last 30 days, 15 historical files and 146 monthly files)</w:t>
              </w:r>
            </w:ins>
          </w:p>
          <w:p w14:paraId="272F63E8" w14:textId="73C687AB" w:rsidR="00027F45" w:rsidRPr="00F3778B" w:rsidRDefault="00A4149A" w:rsidP="001E36E2">
            <w:pPr>
              <w:ind w:right="40"/>
              <w:jc w:val="both"/>
              <w:rPr>
                <w:ins w:id="379" w:author="Microsoft Office User" w:date="2020-06-15T18:13:00Z"/>
                <w:rFonts w:ascii="Arial" w:eastAsia="MS Mincho" w:hAnsi="Arial" w:cs="Arial"/>
                <w:color w:val="000000"/>
                <w:sz w:val="20"/>
                <w:szCs w:val="20"/>
                <w:highlight w:val="yellow"/>
                <w:lang w:eastAsia="fr-FR"/>
              </w:rPr>
            </w:pPr>
            <w:ins w:id="380" w:author="Microsoft Office User" w:date="2020-06-15T18:28:00Z">
              <w:r>
                <w:rPr>
                  <w:rFonts w:ascii="Arial" w:eastAsia="MS Mincho" w:hAnsi="Arial" w:cs="Arial"/>
                  <w:color w:val="000000"/>
                  <w:sz w:val="20"/>
                  <w:szCs w:val="20"/>
                  <w:lang w:eastAsia="fr-FR"/>
                </w:rPr>
                <w:t>Finally, the figure will be displayed and able to be saved in different formats (i.e. PNG, JPEG, PDF, SVG).</w:t>
              </w:r>
            </w:ins>
          </w:p>
        </w:tc>
      </w:tr>
    </w:tbl>
    <w:p w14:paraId="16142336" w14:textId="77777777" w:rsidR="00027F45" w:rsidRPr="001E36E2" w:rsidRDefault="00027F45" w:rsidP="000563CA">
      <w:pPr>
        <w:rPr>
          <w:rFonts w:ascii="Arial" w:hAnsi="Arial" w:cs="Arial"/>
          <w:sz w:val="20"/>
          <w:szCs w:val="20"/>
        </w:rPr>
      </w:pPr>
    </w:p>
    <w:p w14:paraId="24BBFAB1" w14:textId="2E9ABB2E" w:rsidR="00E96527" w:rsidRPr="001E36E2" w:rsidRDefault="00E96527" w:rsidP="00E96527">
      <w:pPr>
        <w:pStyle w:val="Prrafodelista"/>
        <w:numPr>
          <w:ilvl w:val="0"/>
          <w:numId w:val="15"/>
        </w:numPr>
        <w:rPr>
          <w:rFonts w:ascii="Arial" w:eastAsiaTheme="majorEastAsia" w:hAnsi="Arial" w:cs="Arial"/>
          <w:b/>
          <w:color w:val="2F5496" w:themeColor="accent1" w:themeShade="BF"/>
          <w:sz w:val="28"/>
          <w:szCs w:val="28"/>
        </w:rPr>
      </w:pPr>
      <w:bookmarkStart w:id="381" w:name="_Toc36463000"/>
      <w:r w:rsidRPr="001E36E2">
        <w:rPr>
          <w:rFonts w:ascii="Arial" w:eastAsiaTheme="majorEastAsia" w:hAnsi="Arial" w:cs="Arial"/>
          <w:b/>
          <w:color w:val="2F5496" w:themeColor="accent1" w:themeShade="BF"/>
          <w:sz w:val="28"/>
          <w:szCs w:val="28"/>
        </w:rPr>
        <w:t xml:space="preserve">Variable/dataset </w:t>
      </w:r>
      <w:bookmarkStart w:id="382" w:name="_GoBack"/>
      <w:bookmarkEnd w:id="382"/>
      <w:ins w:id="383" w:author="Microsoft Office User" w:date="2020-06-15T18:35:00Z">
        <w:r w:rsidR="00A4149A">
          <w:rPr>
            <w:rFonts w:ascii="Arial" w:eastAsiaTheme="majorEastAsia" w:hAnsi="Arial" w:cs="Arial"/>
            <w:b/>
            <w:color w:val="2F5496" w:themeColor="accent1" w:themeShade="BF"/>
            <w:sz w:val="28"/>
            <w:szCs w:val="28"/>
          </w:rPr>
          <w:t>RADIAL</w:t>
        </w:r>
      </w:ins>
      <w:r w:rsidRPr="001E36E2">
        <w:rPr>
          <w:rFonts w:ascii="Arial" w:eastAsiaTheme="majorEastAsia" w:hAnsi="Arial" w:cs="Arial"/>
          <w:b/>
          <w:color w:val="2F5496" w:themeColor="accent1" w:themeShade="BF"/>
          <w:sz w:val="28"/>
          <w:szCs w:val="28"/>
        </w:rPr>
        <w:t xml:space="preserve"> VELOCITY </w:t>
      </w:r>
      <w:r w:rsidR="00825827" w:rsidRPr="001E36E2">
        <w:rPr>
          <w:rFonts w:ascii="Arial" w:eastAsiaTheme="majorEastAsia" w:hAnsi="Arial" w:cs="Arial"/>
          <w:b/>
          <w:color w:val="2F5496" w:themeColor="accent1" w:themeShade="BF"/>
          <w:sz w:val="28"/>
          <w:szCs w:val="28"/>
        </w:rPr>
        <w:t>f</w:t>
      </w:r>
      <w:r w:rsidRPr="001E36E2">
        <w:rPr>
          <w:rFonts w:ascii="Arial" w:eastAsiaTheme="majorEastAsia" w:hAnsi="Arial" w:cs="Arial"/>
          <w:b/>
          <w:color w:val="2F5496" w:themeColor="accent1" w:themeShade="BF"/>
          <w:sz w:val="28"/>
          <w:szCs w:val="28"/>
        </w:rPr>
        <w:t>rom High Frequency Radars (“radar_</w:t>
      </w:r>
      <w:r w:rsidR="00162B5B" w:rsidRPr="001E36E2">
        <w:rPr>
          <w:rFonts w:ascii="Arial" w:eastAsiaTheme="majorEastAsia" w:hAnsi="Arial" w:cs="Arial"/>
          <w:b/>
          <w:color w:val="2F5496" w:themeColor="accent1" w:themeShade="BF"/>
          <w:sz w:val="28"/>
          <w:szCs w:val="28"/>
        </w:rPr>
        <w:t>radial</w:t>
      </w:r>
      <w:r w:rsidRPr="001E36E2">
        <w:rPr>
          <w:rFonts w:ascii="Arial" w:eastAsiaTheme="majorEastAsia" w:hAnsi="Arial" w:cs="Arial"/>
          <w:b/>
          <w:color w:val="2F5496" w:themeColor="accent1" w:themeShade="BF"/>
          <w:sz w:val="28"/>
          <w:szCs w:val="28"/>
        </w:rPr>
        <w:t>” dataset</w:t>
      </w:r>
      <w:ins w:id="384" w:author="Microsoft Office User" w:date="2020-06-15T18:34:00Z">
        <w:r w:rsidR="00A4149A">
          <w:rPr>
            <w:rFonts w:ascii="Arial" w:eastAsiaTheme="majorEastAsia" w:hAnsi="Arial" w:cs="Arial"/>
            <w:b/>
            <w:color w:val="2F5496" w:themeColor="accent1" w:themeShade="BF"/>
            <w:sz w:val="28"/>
            <w:szCs w:val="28"/>
          </w:rPr>
          <w:t>)</w:t>
        </w:r>
      </w:ins>
    </w:p>
    <w:p w14:paraId="2F86FA8E" w14:textId="77777777" w:rsidR="00E96527" w:rsidRPr="00C0189F" w:rsidRDefault="00E96527" w:rsidP="00E96527"/>
    <w:bookmarkEnd w:id="381"/>
    <w:p w14:paraId="3EE893E7" w14:textId="7388A89F" w:rsidR="0040614D" w:rsidRPr="001E36E2" w:rsidRDefault="00A4149A" w:rsidP="001E36E2">
      <w:pPr>
        <w:ind w:left="-567" w:right="-433"/>
        <w:jc w:val="both"/>
        <w:rPr>
          <w:rFonts w:ascii="Arial" w:eastAsia="MS Mincho" w:hAnsi="Arial" w:cs="Arial"/>
          <w:color w:val="000000"/>
          <w:sz w:val="22"/>
          <w:szCs w:val="22"/>
          <w:lang w:eastAsia="fr-FR"/>
        </w:rPr>
      </w:pPr>
      <w:ins w:id="385" w:author="Microsoft Office User" w:date="2020-06-15T18:34:00Z">
        <w:r>
          <w:rPr>
            <w:rFonts w:ascii="Arial" w:eastAsia="MS Mincho" w:hAnsi="Arial" w:cs="Arial"/>
            <w:color w:val="000000"/>
            <w:sz w:val="22"/>
            <w:szCs w:val="22"/>
            <w:lang w:eastAsia="fr-FR"/>
          </w:rPr>
          <w:t>The asses</w:t>
        </w:r>
      </w:ins>
      <w:ins w:id="386" w:author="Microsoft Office User" w:date="2020-06-15T18:35:00Z">
        <w:r>
          <w:rPr>
            <w:rFonts w:ascii="Arial" w:eastAsia="MS Mincho" w:hAnsi="Arial" w:cs="Arial"/>
            <w:color w:val="000000"/>
            <w:sz w:val="22"/>
            <w:szCs w:val="22"/>
            <w:lang w:eastAsia="fr-FR"/>
          </w:rPr>
          <w:t xml:space="preserve">sment of the spatio-temporal coverage of the RADIAL VELOCITIES for </w:t>
        </w:r>
      </w:ins>
      <w:ins w:id="387" w:author="Microsoft Office User" w:date="2020-06-15T18:36:00Z">
        <w:r>
          <w:rPr>
            <w:rFonts w:ascii="Arial" w:eastAsia="MS Mincho" w:hAnsi="Arial" w:cs="Arial"/>
            <w:color w:val="000000"/>
            <w:sz w:val="22"/>
            <w:szCs w:val="22"/>
            <w:lang w:eastAsia="fr-FR"/>
          </w:rPr>
          <w:t>each HFR radial site and for the whole network is provided by means of similar figures as in the case of the HFR surface currents.</w:t>
        </w:r>
      </w:ins>
    </w:p>
    <w:p w14:paraId="3A573393" w14:textId="77777777" w:rsidR="00A4149A" w:rsidRPr="00C0189F" w:rsidRDefault="00F44FEF" w:rsidP="00A4149A">
      <w:pPr>
        <w:ind w:right="-188"/>
        <w:jc w:val="both"/>
        <w:rPr>
          <w:ins w:id="388" w:author="Microsoft Office User" w:date="2020-06-15T18:34:00Z"/>
          <w:rFonts w:ascii="Arial" w:hAnsi="Arial" w:cs="Arial"/>
          <w:sz w:val="20"/>
          <w:szCs w:val="20"/>
        </w:rPr>
      </w:pPr>
      <w:r w:rsidRPr="001E36E2">
        <w:rPr>
          <w:rFonts w:eastAsia="MS Mincho" w:cs="Arial"/>
          <w:color w:val="000000"/>
          <w:sz w:val="22"/>
          <w:szCs w:val="22"/>
          <w:lang w:eastAsia="fr-FR"/>
        </w:rPr>
        <w:br w:type="page"/>
      </w:r>
    </w:p>
    <w:p w14:paraId="3E6257AF" w14:textId="77777777" w:rsidR="00A4149A" w:rsidRPr="00F3778B" w:rsidRDefault="00A4149A" w:rsidP="00A4149A">
      <w:pPr>
        <w:ind w:right="-188"/>
        <w:jc w:val="both"/>
        <w:rPr>
          <w:ins w:id="389" w:author="Microsoft Office User" w:date="2020-06-15T18:34:00Z"/>
          <w:rFonts w:ascii="Arial" w:hAnsi="Arial" w:cs="Arial"/>
          <w:sz w:val="20"/>
          <w:szCs w:val="20"/>
        </w:rPr>
      </w:pPr>
    </w:p>
    <w:tbl>
      <w:tblPr>
        <w:tblStyle w:val="Tablaconcuadrcula"/>
        <w:tblW w:w="96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16"/>
        <w:gridCol w:w="4618"/>
      </w:tblGrid>
      <w:tr w:rsidR="00A4149A" w:rsidRPr="00F3778B" w14:paraId="16A5947D" w14:textId="77777777" w:rsidTr="001E36E2">
        <w:trPr>
          <w:ins w:id="390" w:author="Microsoft Office User" w:date="2020-06-15T18:34:00Z"/>
        </w:trPr>
        <w:tc>
          <w:tcPr>
            <w:tcW w:w="5016" w:type="dxa"/>
          </w:tcPr>
          <w:p w14:paraId="5DCAA0C6" w14:textId="77777777" w:rsidR="00A4149A" w:rsidRPr="00F3778B" w:rsidRDefault="00A4149A" w:rsidP="00A4149A">
            <w:pPr>
              <w:ind w:right="-188"/>
              <w:jc w:val="both"/>
              <w:rPr>
                <w:ins w:id="391" w:author="Microsoft Office User" w:date="2020-06-15T18:34:00Z"/>
                <w:rFonts w:ascii="Arial" w:eastAsia="MS Mincho" w:hAnsi="Arial" w:cs="Arial"/>
                <w:color w:val="000000"/>
                <w:sz w:val="20"/>
                <w:szCs w:val="20"/>
                <w:highlight w:val="yellow"/>
                <w:lang w:eastAsia="fr-FR"/>
              </w:rPr>
            </w:pPr>
            <w:commentRangeStart w:id="392"/>
            <w:ins w:id="393" w:author="Microsoft Office User" w:date="2020-06-15T18:34:00Z">
              <w:r w:rsidRPr="00F3778B">
                <w:rPr>
                  <w:rFonts w:ascii="Arial" w:eastAsia="MS Mincho" w:hAnsi="Arial" w:cs="Arial"/>
                  <w:color w:val="000000"/>
                  <w:sz w:val="20"/>
                  <w:szCs w:val="20"/>
                  <w:lang w:eastAsia="fr-FR"/>
                </w:rPr>
                <w:drawing>
                  <wp:inline distT="0" distB="0" distL="0" distR="0" wp14:anchorId="18A66AAA" wp14:editId="5AE42579">
                    <wp:extent cx="3042846" cy="1804478"/>
                    <wp:effectExtent l="0" t="0" r="571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a de pantalla 2020-06-15 a las 10.36.24.png"/>
                            <pic:cNvPicPr/>
                          </pic:nvPicPr>
                          <pic:blipFill>
                            <a:blip r:embed="rId19"/>
                            <a:stretch>
                              <a:fillRect/>
                            </a:stretch>
                          </pic:blipFill>
                          <pic:spPr>
                            <a:xfrm>
                              <a:off x="0" y="0"/>
                              <a:ext cx="3042846" cy="1804478"/>
                            </a:xfrm>
                            <a:prstGeom prst="rect">
                              <a:avLst/>
                            </a:prstGeom>
                          </pic:spPr>
                        </pic:pic>
                      </a:graphicData>
                    </a:graphic>
                  </wp:inline>
                </w:drawing>
              </w:r>
            </w:ins>
            <w:commentRangeEnd w:id="392"/>
            <w:ins w:id="394" w:author="Microsoft Office User" w:date="2020-06-15T18:40:00Z">
              <w:r>
                <w:rPr>
                  <w:rStyle w:val="Refdecomentario"/>
                  <w:rFonts w:eastAsiaTheme="minorEastAsia" w:cs="Arial"/>
                  <w:color w:val="000000" w:themeColor="text1"/>
                  <w:lang w:val="fr-FR" w:eastAsia="fr-FR"/>
                </w:rPr>
                <w:commentReference w:id="392"/>
              </w:r>
            </w:ins>
          </w:p>
        </w:tc>
        <w:tc>
          <w:tcPr>
            <w:tcW w:w="4618" w:type="dxa"/>
          </w:tcPr>
          <w:p w14:paraId="4186C1B8" w14:textId="783CBBB3" w:rsidR="00A4149A" w:rsidRPr="00F3778B" w:rsidRDefault="00A4149A" w:rsidP="00A4149A">
            <w:pPr>
              <w:ind w:right="40"/>
              <w:jc w:val="both"/>
              <w:rPr>
                <w:ins w:id="395" w:author="Microsoft Office User" w:date="2020-06-15T18:34:00Z"/>
                <w:rFonts w:ascii="Arial" w:eastAsia="MS Mincho" w:hAnsi="Arial" w:cs="Arial"/>
                <w:color w:val="000000"/>
                <w:sz w:val="20"/>
                <w:szCs w:val="20"/>
                <w:lang w:eastAsia="fr-FR"/>
              </w:rPr>
            </w:pPr>
            <w:ins w:id="396" w:author="Microsoft Office User" w:date="2020-06-15T18:34:00Z">
              <w:r>
                <w:rPr>
                  <w:rFonts w:ascii="Arial" w:eastAsia="MS Mincho" w:hAnsi="Arial" w:cs="Arial"/>
                  <w:b/>
                  <w:color w:val="000000"/>
                  <w:sz w:val="20"/>
                  <w:szCs w:val="20"/>
                  <w:lang w:eastAsia="fr-FR"/>
                </w:rPr>
                <w:t xml:space="preserve">- </w:t>
              </w:r>
              <w:r w:rsidRPr="00F3778B">
                <w:rPr>
                  <w:rFonts w:ascii="Arial" w:eastAsia="MS Mincho" w:hAnsi="Arial" w:cs="Arial"/>
                  <w:b/>
                  <w:color w:val="000000"/>
                  <w:sz w:val="20"/>
                  <w:szCs w:val="20"/>
                  <w:lang w:eastAsia="fr-FR"/>
                </w:rPr>
                <w:t>Description:</w:t>
              </w:r>
              <w:r w:rsidRPr="00F3778B">
                <w:rPr>
                  <w:rFonts w:ascii="Arial" w:eastAsia="MS Mincho" w:hAnsi="Arial" w:cs="Arial"/>
                  <w:color w:val="000000"/>
                  <w:sz w:val="20"/>
                  <w:szCs w:val="20"/>
                  <w:lang w:eastAsia="fr-FR"/>
                </w:rPr>
                <w:t xml:space="preserve"> map showing the spatial coverage of each </w:t>
              </w:r>
              <w:r>
                <w:rPr>
                  <w:rFonts w:ascii="Arial" w:eastAsia="MS Mincho" w:hAnsi="Arial" w:cs="Arial"/>
                  <w:color w:val="000000"/>
                  <w:sz w:val="20"/>
                  <w:szCs w:val="20"/>
                  <w:lang w:eastAsia="fr-FR"/>
                </w:rPr>
                <w:t xml:space="preserve">HFR </w:t>
              </w:r>
            </w:ins>
            <w:ins w:id="397" w:author="Microsoft Office User" w:date="2020-06-15T18:41:00Z">
              <w:r>
                <w:rPr>
                  <w:rFonts w:ascii="Arial" w:eastAsia="MS Mincho" w:hAnsi="Arial" w:cs="Arial"/>
                  <w:color w:val="000000"/>
                  <w:sz w:val="20"/>
                  <w:szCs w:val="20"/>
                  <w:lang w:eastAsia="fr-FR"/>
                </w:rPr>
                <w:t>radial site</w:t>
              </w:r>
            </w:ins>
            <w:ins w:id="398" w:author="Microsoft Office User" w:date="2020-06-15T18:34:00Z">
              <w:r>
                <w:rPr>
                  <w:rFonts w:ascii="Arial" w:eastAsia="MS Mincho" w:hAnsi="Arial" w:cs="Arial"/>
                  <w:color w:val="000000"/>
                  <w:sz w:val="20"/>
                  <w:szCs w:val="20"/>
                  <w:lang w:eastAsia="fr-FR"/>
                </w:rPr>
                <w:t xml:space="preserve"> (e.g. HFR-</w:t>
              </w:r>
            </w:ins>
            <w:ins w:id="399" w:author="Microsoft Office User" w:date="2020-06-15T18:42:00Z">
              <w:r>
                <w:rPr>
                  <w:rFonts w:ascii="Arial" w:eastAsia="MS Mincho" w:hAnsi="Arial" w:cs="Arial"/>
                  <w:color w:val="000000"/>
                  <w:sz w:val="20"/>
                  <w:szCs w:val="20"/>
                  <w:lang w:eastAsia="fr-FR"/>
                </w:rPr>
                <w:t>Gibraltar-CARN,</w:t>
              </w:r>
              <w:r w:rsidR="005D4ED2">
                <w:rPr>
                  <w:rFonts w:ascii="Arial" w:eastAsia="MS Mincho" w:hAnsi="Arial" w:cs="Arial"/>
                  <w:color w:val="000000"/>
                  <w:sz w:val="20"/>
                  <w:szCs w:val="20"/>
                  <w:lang w:eastAsia="fr-FR"/>
                </w:rPr>
                <w:t xml:space="preserve"> TARI, CEUT, CAMA</w:t>
              </w:r>
            </w:ins>
            <w:ins w:id="400" w:author="Microsoft Office User" w:date="2020-06-15T18:34:00Z">
              <w:r>
                <w:rPr>
                  <w:rFonts w:ascii="Arial" w:eastAsia="MS Mincho" w:hAnsi="Arial" w:cs="Arial"/>
                  <w:color w:val="000000"/>
                  <w:sz w:val="20"/>
                  <w:szCs w:val="20"/>
                  <w:lang w:eastAsia="fr-FR"/>
                </w:rPr>
                <w:t>)</w:t>
              </w:r>
              <w:r w:rsidRPr="00F3778B">
                <w:rPr>
                  <w:rFonts w:ascii="Arial" w:eastAsia="MS Mincho" w:hAnsi="Arial" w:cs="Arial"/>
                  <w:color w:val="000000"/>
                  <w:sz w:val="20"/>
                  <w:szCs w:val="20"/>
                  <w:lang w:eastAsia="fr-FR"/>
                </w:rPr>
                <w:t xml:space="preserve"> area considering all those grid points with a temporal availability higher than 80% for the last available hour (of the latest daily file available). </w:t>
              </w:r>
            </w:ins>
          </w:p>
          <w:p w14:paraId="69C277FF" w14:textId="66FF98D6" w:rsidR="00A4149A" w:rsidRPr="00F3778B" w:rsidRDefault="00A4149A" w:rsidP="00A4149A">
            <w:pPr>
              <w:pStyle w:val="Prrafodelista"/>
              <w:numPr>
                <w:ilvl w:val="0"/>
                <w:numId w:val="8"/>
              </w:numPr>
              <w:tabs>
                <w:tab w:val="left" w:pos="109"/>
                <w:tab w:val="left" w:pos="251"/>
              </w:tabs>
              <w:ind w:left="-33" w:right="40" w:firstLine="33"/>
              <w:jc w:val="both"/>
              <w:rPr>
                <w:ins w:id="401" w:author="Microsoft Office User" w:date="2020-06-15T18:34:00Z"/>
                <w:rFonts w:ascii="Arial" w:eastAsia="MS Mincho" w:hAnsi="Arial" w:cs="Arial"/>
                <w:color w:val="000000"/>
                <w:sz w:val="20"/>
                <w:szCs w:val="20"/>
                <w:lang w:eastAsia="fr-FR"/>
              </w:rPr>
            </w:pPr>
            <w:ins w:id="402" w:author="Microsoft Office User" w:date="2020-06-15T18:34:00Z">
              <w:r w:rsidRPr="00F3778B">
                <w:rPr>
                  <w:rFonts w:ascii="Arial" w:eastAsia="MS Mincho" w:hAnsi="Arial" w:cs="Arial"/>
                  <w:b/>
                  <w:color w:val="000000"/>
                  <w:sz w:val="20"/>
                  <w:szCs w:val="20"/>
                  <w:lang w:eastAsia="fr-FR"/>
                </w:rPr>
                <w:t xml:space="preserve">Availability: </w:t>
              </w:r>
              <w:r w:rsidRPr="00F3778B">
                <w:rPr>
                  <w:rFonts w:ascii="Arial" w:eastAsia="MS Mincho" w:hAnsi="Arial" w:cs="Arial"/>
                  <w:color w:val="000000"/>
                  <w:sz w:val="20"/>
                  <w:szCs w:val="20"/>
                  <w:lang w:eastAsia="fr-FR"/>
                </w:rPr>
                <w:t xml:space="preserve">visit the </w:t>
              </w:r>
              <w:r w:rsidRPr="00F3778B">
                <w:rPr>
                  <w:rFonts w:ascii="Arial" w:eastAsia="MS Mincho" w:hAnsi="Arial" w:cs="Arial"/>
                  <w:color w:val="000000"/>
                  <w:sz w:val="20"/>
                  <w:szCs w:val="20"/>
                  <w:lang w:eastAsia="fr-FR"/>
                </w:rPr>
                <w:fldChar w:fldCharType="begin"/>
              </w:r>
              <w:r w:rsidRPr="00F3778B">
                <w:rPr>
                  <w:rFonts w:ascii="Arial" w:eastAsia="MS Mincho" w:hAnsi="Arial" w:cs="Arial"/>
                  <w:color w:val="000000"/>
                  <w:sz w:val="20"/>
                  <w:szCs w:val="20"/>
                  <w:lang w:eastAsia="fr-FR"/>
                </w:rPr>
                <w:instrText xml:space="preserve"> HYPERLINK "http://www.marineinsitu.eu/dashboard/" </w:instrText>
              </w:r>
              <w:r w:rsidRPr="00F3778B">
                <w:rPr>
                  <w:rFonts w:eastAsia="MS Mincho"/>
                  <w:lang w:eastAsia="fr-FR"/>
                </w:rPr>
              </w:r>
              <w:r w:rsidRPr="00F3778B">
                <w:rPr>
                  <w:rFonts w:ascii="Arial" w:eastAsia="MS Mincho" w:hAnsi="Arial" w:cs="Arial"/>
                  <w:color w:val="000000"/>
                  <w:sz w:val="20"/>
                  <w:szCs w:val="20"/>
                  <w:lang w:eastAsia="fr-FR"/>
                </w:rPr>
                <w:fldChar w:fldCharType="separate"/>
              </w:r>
              <w:r w:rsidRPr="00F3778B">
                <w:rPr>
                  <w:rStyle w:val="Hipervnculo"/>
                  <w:rFonts w:ascii="Arial" w:eastAsia="MS Mincho" w:hAnsi="Arial" w:cs="Arial"/>
                  <w:sz w:val="20"/>
                  <w:szCs w:val="20"/>
                  <w:lang w:eastAsia="fr-FR"/>
                </w:rPr>
                <w:t>dashboard</w:t>
              </w:r>
              <w:r w:rsidRPr="00F3778B">
                <w:rPr>
                  <w:rFonts w:ascii="Arial" w:eastAsia="MS Mincho" w:hAnsi="Arial" w:cs="Arial"/>
                  <w:color w:val="000000"/>
                  <w:sz w:val="20"/>
                  <w:szCs w:val="20"/>
                  <w:lang w:eastAsia="fr-FR"/>
                </w:rPr>
                <w:fldChar w:fldCharType="end"/>
              </w:r>
              <w:r w:rsidRPr="00F3778B">
                <w:rPr>
                  <w:rFonts w:ascii="Arial" w:eastAsia="MS Mincho" w:hAnsi="Arial" w:cs="Arial"/>
                  <w:color w:val="000000"/>
                  <w:sz w:val="20"/>
                  <w:szCs w:val="20"/>
                  <w:lang w:eastAsia="fr-FR"/>
                </w:rPr>
                <w:t xml:space="preserve">, </w:t>
              </w:r>
            </w:ins>
            <w:ins w:id="403" w:author="Microsoft Office User" w:date="2020-06-15T19:24:00Z">
              <w:r w:rsidR="00C9497C" w:rsidRPr="00F3778B">
                <w:rPr>
                  <w:rFonts w:ascii="Arial" w:eastAsia="MS Mincho" w:hAnsi="Arial" w:cs="Arial"/>
                  <w:color w:val="000000"/>
                  <w:sz w:val="20"/>
                  <w:szCs w:val="20"/>
                  <w:lang w:eastAsia="fr-FR"/>
                </w:rPr>
                <w:t xml:space="preserve">select </w:t>
              </w:r>
              <w:r w:rsidR="00C9497C" w:rsidRPr="00F3778B">
                <w:rPr>
                  <w:rFonts w:ascii="Arial" w:eastAsia="MS Mincho" w:hAnsi="Arial" w:cs="Arial"/>
                  <w:color w:val="000000"/>
                  <w:sz w:val="20"/>
                  <w:szCs w:val="20"/>
                  <w:lang w:eastAsia="fr-FR"/>
                </w:rPr>
                <w:t xml:space="preserve">the platform </w:t>
              </w:r>
              <w:r w:rsidR="00C9497C" w:rsidRPr="00F3778B">
                <w:rPr>
                  <w:rFonts w:ascii="Arial" w:eastAsia="MS Mincho" w:hAnsi="Arial" w:cs="Arial"/>
                  <w:color w:val="000000"/>
                  <w:sz w:val="20"/>
                  <w:szCs w:val="20"/>
                  <w:lang w:eastAsia="fr-FR"/>
                </w:rPr>
                <w:t>H</w:t>
              </w:r>
              <w:r w:rsidR="00C9497C">
                <w:rPr>
                  <w:rFonts w:ascii="Arial" w:eastAsia="MS Mincho" w:hAnsi="Arial" w:cs="Arial"/>
                  <w:color w:val="000000"/>
                  <w:sz w:val="20"/>
                  <w:szCs w:val="20"/>
                  <w:lang w:eastAsia="fr-FR"/>
                </w:rPr>
                <w:t xml:space="preserve">igh </w:t>
              </w:r>
              <w:r w:rsidR="00C9497C" w:rsidRPr="00AB29E7">
                <w:rPr>
                  <w:rFonts w:ascii="Arial" w:eastAsia="MS Mincho" w:hAnsi="Arial" w:cs="Arial"/>
                  <w:color w:val="000000"/>
                  <w:sz w:val="20"/>
                  <w:szCs w:val="20"/>
                  <w:lang w:eastAsia="fr-FR"/>
                </w:rPr>
                <w:t>F</w:t>
              </w:r>
              <w:r w:rsidR="00C9497C">
                <w:rPr>
                  <w:rFonts w:ascii="Arial" w:eastAsia="MS Mincho" w:hAnsi="Arial" w:cs="Arial"/>
                  <w:color w:val="000000"/>
                  <w:sz w:val="20"/>
                  <w:szCs w:val="20"/>
                  <w:lang w:eastAsia="fr-FR"/>
                </w:rPr>
                <w:t>requency</w:t>
              </w:r>
              <w:r w:rsidR="00C9497C" w:rsidRPr="00F3778B">
                <w:rPr>
                  <w:rFonts w:ascii="Arial" w:eastAsia="MS Mincho" w:hAnsi="Arial" w:cs="Arial"/>
                  <w:color w:val="000000"/>
                  <w:sz w:val="20"/>
                  <w:szCs w:val="20"/>
                  <w:lang w:eastAsia="fr-FR"/>
                </w:rPr>
                <w:t xml:space="preserve"> </w:t>
              </w:r>
              <w:r w:rsidR="00C9497C">
                <w:rPr>
                  <w:rFonts w:ascii="Arial" w:eastAsia="MS Mincho" w:hAnsi="Arial" w:cs="Arial"/>
                  <w:color w:val="000000"/>
                  <w:sz w:val="20"/>
                  <w:szCs w:val="20"/>
                  <w:lang w:eastAsia="fr-FR"/>
                </w:rPr>
                <w:t>R</w:t>
              </w:r>
              <w:r w:rsidR="00C9497C" w:rsidRPr="00F3778B">
                <w:rPr>
                  <w:rFonts w:ascii="Arial" w:eastAsia="MS Mincho" w:hAnsi="Arial" w:cs="Arial"/>
                  <w:color w:val="000000"/>
                  <w:sz w:val="20"/>
                  <w:szCs w:val="20"/>
                  <w:lang w:eastAsia="fr-FR"/>
                </w:rPr>
                <w:t>adars</w:t>
              </w:r>
              <w:r w:rsidR="00C9497C">
                <w:rPr>
                  <w:rFonts w:ascii="Arial" w:eastAsia="MS Mincho" w:hAnsi="Arial" w:cs="Arial"/>
                  <w:color w:val="000000"/>
                  <w:sz w:val="20"/>
                  <w:szCs w:val="20"/>
                  <w:lang w:eastAsia="fr-FR"/>
                </w:rPr>
                <w:t xml:space="preserve"> (HF)</w:t>
              </w:r>
              <w:r w:rsidR="00C9497C" w:rsidRPr="00F3778B">
                <w:rPr>
                  <w:rFonts w:ascii="Arial" w:eastAsia="MS Mincho" w:hAnsi="Arial" w:cs="Arial"/>
                  <w:color w:val="000000"/>
                  <w:sz w:val="20"/>
                  <w:szCs w:val="20"/>
                  <w:lang w:eastAsia="fr-FR"/>
                </w:rPr>
                <w:t xml:space="preserve"> </w:t>
              </w:r>
            </w:ins>
            <w:ins w:id="404" w:author="Microsoft Office User" w:date="2020-06-15T18:34:00Z">
              <w:r w:rsidRPr="00F3778B">
                <w:rPr>
                  <w:rFonts w:ascii="Arial" w:eastAsia="MS Mincho" w:hAnsi="Arial" w:cs="Arial"/>
                  <w:color w:val="000000"/>
                  <w:sz w:val="20"/>
                  <w:szCs w:val="20"/>
                  <w:lang w:eastAsia="fr-FR"/>
                </w:rPr>
                <w:t xml:space="preserve">and </w:t>
              </w:r>
            </w:ins>
            <w:ins w:id="405" w:author="Microsoft Office User" w:date="2020-06-15T18:43:00Z">
              <w:r w:rsidR="005D4ED2">
                <w:rPr>
                  <w:rFonts w:ascii="Arial" w:eastAsia="MS Mincho" w:hAnsi="Arial" w:cs="Arial"/>
                  <w:color w:val="000000"/>
                  <w:sz w:val="20"/>
                  <w:szCs w:val="20"/>
                  <w:lang w:eastAsia="fr-FR"/>
                </w:rPr>
                <w:t xml:space="preserve">click on </w:t>
              </w:r>
            </w:ins>
            <w:ins w:id="406" w:author="Microsoft Office User" w:date="2020-06-15T18:34:00Z">
              <w:r w:rsidRPr="00F3778B">
                <w:rPr>
                  <w:rFonts w:ascii="Arial" w:eastAsia="MS Mincho" w:hAnsi="Arial" w:cs="Arial"/>
                  <w:color w:val="000000"/>
                  <w:sz w:val="20"/>
                  <w:szCs w:val="20"/>
                  <w:lang w:eastAsia="fr-FR"/>
                </w:rPr>
                <w:t xml:space="preserve">the </w:t>
              </w:r>
            </w:ins>
            <w:ins w:id="407" w:author="Microsoft Office User" w:date="2020-06-15T18:43:00Z">
              <w:r w:rsidR="005D4ED2">
                <w:rPr>
                  <w:rFonts w:ascii="Arial" w:eastAsia="MS Mincho" w:hAnsi="Arial" w:cs="Arial"/>
                  <w:color w:val="000000"/>
                  <w:sz w:val="20"/>
                  <w:szCs w:val="20"/>
                  <w:lang w:eastAsia="fr-FR"/>
                </w:rPr>
                <w:t>orange points (i.e. re</w:t>
              </w:r>
            </w:ins>
            <w:ins w:id="408" w:author="Microsoft Office User" w:date="2020-06-15T18:44:00Z">
              <w:r w:rsidR="005D4ED2">
                <w:rPr>
                  <w:rFonts w:ascii="Arial" w:eastAsia="MS Mincho" w:hAnsi="Arial" w:cs="Arial"/>
                  <w:color w:val="000000"/>
                  <w:sz w:val="20"/>
                  <w:szCs w:val="20"/>
                  <w:lang w:eastAsia="fr-FR"/>
                </w:rPr>
                <w:t>presenting each one of the HFR radial sites contributing to the HFR total platform</w:t>
              </w:r>
            </w:ins>
            <w:ins w:id="409" w:author="Microsoft Office User" w:date="2020-06-15T18:43:00Z">
              <w:r w:rsidR="005D4ED2">
                <w:rPr>
                  <w:rFonts w:ascii="Arial" w:eastAsia="MS Mincho" w:hAnsi="Arial" w:cs="Arial"/>
                  <w:color w:val="000000"/>
                  <w:sz w:val="20"/>
                  <w:szCs w:val="20"/>
                  <w:lang w:eastAsia="fr-FR"/>
                </w:rPr>
                <w:t>)</w:t>
              </w:r>
            </w:ins>
            <w:ins w:id="410" w:author="Microsoft Office User" w:date="2020-06-15T18:45:00Z">
              <w:r w:rsidR="005D4ED2">
                <w:rPr>
                  <w:rFonts w:ascii="Arial" w:eastAsia="MS Mincho" w:hAnsi="Arial" w:cs="Arial"/>
                  <w:color w:val="000000"/>
                  <w:sz w:val="20"/>
                  <w:szCs w:val="20"/>
                  <w:lang w:eastAsia="fr-FR"/>
                </w:rPr>
                <w:t xml:space="preserve">. The coverage map could be displayed or hidden following the options provided. </w:t>
              </w:r>
            </w:ins>
          </w:p>
          <w:p w14:paraId="64826EC4" w14:textId="77777777" w:rsidR="00A4149A" w:rsidRPr="00F3778B" w:rsidRDefault="00A4149A" w:rsidP="00A4149A">
            <w:pPr>
              <w:pStyle w:val="Prrafodelista"/>
              <w:numPr>
                <w:ilvl w:val="0"/>
                <w:numId w:val="8"/>
              </w:numPr>
              <w:tabs>
                <w:tab w:val="left" w:pos="109"/>
                <w:tab w:val="left" w:pos="251"/>
              </w:tabs>
              <w:ind w:left="-33" w:right="40" w:firstLine="33"/>
              <w:jc w:val="both"/>
              <w:rPr>
                <w:ins w:id="411" w:author="Microsoft Office User" w:date="2020-06-15T18:34:00Z"/>
                <w:rFonts w:ascii="Arial" w:eastAsia="MS Mincho" w:hAnsi="Arial" w:cs="Arial"/>
                <w:color w:val="000000"/>
                <w:sz w:val="20"/>
                <w:szCs w:val="20"/>
                <w:lang w:eastAsia="fr-FR"/>
              </w:rPr>
            </w:pPr>
            <w:ins w:id="412" w:author="Microsoft Office User" w:date="2020-06-15T18:34:00Z">
              <w:r w:rsidRPr="00F3778B">
                <w:rPr>
                  <w:rFonts w:ascii="Arial" w:eastAsia="MS Mincho" w:hAnsi="Arial" w:cs="Arial"/>
                  <w:b/>
                  <w:color w:val="000000"/>
                  <w:sz w:val="20"/>
                  <w:szCs w:val="20"/>
                  <w:lang w:eastAsia="fr-FR"/>
                </w:rPr>
                <w:t>Code</w:t>
              </w:r>
              <w:r w:rsidRPr="00F3778B">
                <w:rPr>
                  <w:rFonts w:ascii="Arial" w:eastAsia="MS Mincho" w:hAnsi="Arial" w:cs="Arial"/>
                  <w:color w:val="000000"/>
                  <w:sz w:val="20"/>
                  <w:szCs w:val="20"/>
                  <w:lang w:eastAsia="fr-FR"/>
                </w:rPr>
                <w:t xml:space="preserve">: </w:t>
              </w:r>
              <w:commentRangeStart w:id="413"/>
              <w:r w:rsidRPr="00F3778B">
                <w:rPr>
                  <w:rFonts w:ascii="Arial" w:eastAsia="MS Mincho" w:hAnsi="Arial" w:cs="Arial"/>
                  <w:color w:val="000000"/>
                  <w:sz w:val="20"/>
                  <w:szCs w:val="20"/>
                  <w:lang w:eastAsia="fr-FR"/>
                </w:rPr>
                <w:t xml:space="preserve">visit the </w:t>
              </w:r>
              <w:r w:rsidRPr="00F3778B">
                <w:rPr>
                  <w:rFonts w:ascii="Arial" w:eastAsia="MS Mincho" w:hAnsi="Arial" w:cs="Arial"/>
                  <w:color w:val="000000"/>
                  <w:sz w:val="20"/>
                  <w:szCs w:val="20"/>
                  <w:lang w:eastAsia="fr-FR"/>
                </w:rPr>
                <w:fldChar w:fldCharType="begin"/>
              </w:r>
              <w:r w:rsidRPr="00F3778B">
                <w:rPr>
                  <w:rFonts w:ascii="Arial" w:eastAsia="MS Mincho" w:hAnsi="Arial" w:cs="Arial"/>
                  <w:color w:val="000000"/>
                  <w:sz w:val="20"/>
                  <w:szCs w:val="20"/>
                  <w:lang w:eastAsia="fr-FR"/>
                </w:rPr>
                <w:instrText xml:space="preserve"> HYPERLINK "http://www.marineinsitu.eu/material/" </w:instrText>
              </w:r>
              <w:r w:rsidRPr="00F3778B">
                <w:rPr>
                  <w:rFonts w:eastAsia="MS Mincho"/>
                  <w:lang w:eastAsia="fr-FR"/>
                </w:rPr>
              </w:r>
              <w:r w:rsidRPr="00F3778B">
                <w:rPr>
                  <w:rFonts w:ascii="Arial" w:eastAsia="MS Mincho" w:hAnsi="Arial" w:cs="Arial"/>
                  <w:color w:val="000000"/>
                  <w:sz w:val="20"/>
                  <w:szCs w:val="20"/>
                  <w:lang w:eastAsia="fr-FR"/>
                </w:rPr>
                <w:fldChar w:fldCharType="separate"/>
              </w:r>
              <w:r w:rsidRPr="00F3778B">
                <w:rPr>
                  <w:rStyle w:val="Hipervnculo"/>
                  <w:rFonts w:ascii="Arial" w:eastAsia="MS Mincho" w:hAnsi="Arial" w:cs="Arial"/>
                  <w:sz w:val="20"/>
                  <w:szCs w:val="20"/>
                  <w:lang w:eastAsia="fr-FR"/>
                </w:rPr>
                <w:t>training material</w:t>
              </w:r>
              <w:r w:rsidRPr="00F3778B">
                <w:rPr>
                  <w:rFonts w:ascii="Arial" w:eastAsia="MS Mincho" w:hAnsi="Arial" w:cs="Arial"/>
                  <w:color w:val="000000"/>
                  <w:sz w:val="20"/>
                  <w:szCs w:val="20"/>
                  <w:lang w:eastAsia="fr-FR"/>
                </w:rPr>
                <w:fldChar w:fldCharType="end"/>
              </w:r>
              <w:r w:rsidRPr="00F3778B">
                <w:rPr>
                  <w:rFonts w:ascii="Arial" w:eastAsia="MS Mincho" w:hAnsi="Arial" w:cs="Arial"/>
                  <w:color w:val="000000"/>
                  <w:sz w:val="20"/>
                  <w:szCs w:val="20"/>
                  <w:lang w:eastAsia="fr-FR"/>
                </w:rPr>
                <w:t xml:space="preserve"> and run the HFR_plot</w:t>
              </w:r>
              <w:commentRangeEnd w:id="413"/>
              <w:r>
                <w:rPr>
                  <w:rStyle w:val="Refdecomentario"/>
                  <w:rFonts w:eastAsiaTheme="minorEastAsia" w:cs="Arial"/>
                  <w:color w:val="000000" w:themeColor="text1"/>
                  <w:lang w:val="fr-FR" w:eastAsia="fr-FR"/>
                </w:rPr>
                <w:commentReference w:id="413"/>
              </w:r>
            </w:ins>
          </w:p>
          <w:p w14:paraId="7AE03C14" w14:textId="77777777" w:rsidR="00A4149A" w:rsidRDefault="00A4149A" w:rsidP="00A4149A">
            <w:pPr>
              <w:ind w:right="40"/>
              <w:jc w:val="both"/>
              <w:rPr>
                <w:ins w:id="414" w:author="Microsoft Office User" w:date="2020-06-15T18:34:00Z"/>
                <w:rFonts w:ascii="Arial" w:eastAsia="MS Mincho" w:hAnsi="Arial" w:cs="Arial"/>
                <w:color w:val="000000"/>
                <w:sz w:val="20"/>
                <w:szCs w:val="20"/>
                <w:lang w:eastAsia="fr-FR"/>
              </w:rPr>
            </w:pPr>
          </w:p>
          <w:p w14:paraId="076DB42B" w14:textId="77777777" w:rsidR="00A4149A" w:rsidRPr="00F3778B" w:rsidRDefault="00A4149A" w:rsidP="00A4149A">
            <w:pPr>
              <w:ind w:right="40"/>
              <w:jc w:val="both"/>
              <w:rPr>
                <w:ins w:id="415" w:author="Microsoft Office User" w:date="2020-06-15T18:34:00Z"/>
                <w:rFonts w:ascii="Arial" w:eastAsia="MS Mincho" w:hAnsi="Arial" w:cs="Arial"/>
                <w:color w:val="000000"/>
                <w:sz w:val="20"/>
                <w:szCs w:val="20"/>
                <w:highlight w:val="yellow"/>
                <w:lang w:eastAsia="fr-FR"/>
              </w:rPr>
            </w:pPr>
            <w:ins w:id="416" w:author="Microsoft Office User" w:date="2020-06-15T18:34:00Z">
              <w:r w:rsidRPr="00F3778B">
                <w:rPr>
                  <w:rFonts w:ascii="Arial" w:eastAsia="MS Mincho" w:hAnsi="Arial" w:cs="Arial"/>
                  <w:color w:val="000000"/>
                  <w:sz w:val="20"/>
                  <w:szCs w:val="20"/>
                  <w:lang w:eastAsia="fr-FR"/>
                </w:rPr>
                <w:t xml:space="preserve"> </w:t>
              </w:r>
            </w:ins>
          </w:p>
        </w:tc>
      </w:tr>
      <w:tr w:rsidR="00A4149A" w:rsidRPr="00F3778B" w14:paraId="1BB0D32B" w14:textId="77777777" w:rsidTr="001E36E2">
        <w:trPr>
          <w:ins w:id="417" w:author="Microsoft Office User" w:date="2020-06-15T18:34:00Z"/>
        </w:trPr>
        <w:tc>
          <w:tcPr>
            <w:tcW w:w="5016" w:type="dxa"/>
          </w:tcPr>
          <w:p w14:paraId="693E4218" w14:textId="342DBFDD" w:rsidR="00A4149A" w:rsidRPr="00F3778B" w:rsidRDefault="005D4ED2" w:rsidP="00A4149A">
            <w:pPr>
              <w:ind w:right="-188"/>
              <w:jc w:val="both"/>
              <w:rPr>
                <w:ins w:id="418" w:author="Microsoft Office User" w:date="2020-06-15T18:34:00Z"/>
                <w:rFonts w:ascii="Arial" w:eastAsia="MS Mincho" w:hAnsi="Arial" w:cs="Arial"/>
                <w:color w:val="000000"/>
                <w:sz w:val="20"/>
                <w:szCs w:val="20"/>
                <w:highlight w:val="yellow"/>
                <w:lang w:eastAsia="fr-FR"/>
              </w:rPr>
            </w:pPr>
            <w:commentRangeStart w:id="419"/>
            <w:commentRangeEnd w:id="419"/>
            <w:ins w:id="420" w:author="Microsoft Office User" w:date="2020-06-15T18:46:00Z">
              <w:r>
                <w:rPr>
                  <w:rStyle w:val="Refdecomentario"/>
                  <w:rFonts w:eastAsiaTheme="minorEastAsia" w:cs="Arial"/>
                  <w:color w:val="000000" w:themeColor="text1"/>
                  <w:lang w:val="fr-FR" w:eastAsia="fr-FR"/>
                </w:rPr>
                <w:commentReference w:id="419"/>
              </w:r>
            </w:ins>
          </w:p>
        </w:tc>
        <w:tc>
          <w:tcPr>
            <w:tcW w:w="4618" w:type="dxa"/>
          </w:tcPr>
          <w:p w14:paraId="147A85E3" w14:textId="4BD734B7" w:rsidR="00A4149A" w:rsidRDefault="00A4149A" w:rsidP="00A4149A">
            <w:pPr>
              <w:jc w:val="both"/>
              <w:rPr>
                <w:ins w:id="421" w:author="Microsoft Office User" w:date="2020-06-15T18:34:00Z"/>
                <w:rFonts w:ascii="Arial" w:eastAsia="MS Mincho" w:hAnsi="Arial" w:cs="Arial"/>
                <w:color w:val="000000"/>
                <w:sz w:val="20"/>
                <w:szCs w:val="20"/>
                <w:lang w:eastAsia="fr-FR"/>
              </w:rPr>
            </w:pPr>
            <w:ins w:id="422" w:author="Microsoft Office User" w:date="2020-06-15T18:34:00Z">
              <w:r>
                <w:rPr>
                  <w:rFonts w:ascii="Arial" w:eastAsia="MS Mincho" w:hAnsi="Arial" w:cs="Arial"/>
                  <w:b/>
                  <w:color w:val="000000"/>
                  <w:sz w:val="20"/>
                  <w:szCs w:val="20"/>
                  <w:lang w:eastAsia="fr-FR"/>
                </w:rPr>
                <w:t xml:space="preserve">- </w:t>
              </w:r>
              <w:r w:rsidRPr="00F3778B">
                <w:rPr>
                  <w:rFonts w:ascii="Arial" w:eastAsia="MS Mincho" w:hAnsi="Arial" w:cs="Arial"/>
                  <w:b/>
                  <w:color w:val="000000"/>
                  <w:sz w:val="20"/>
                  <w:szCs w:val="20"/>
                  <w:lang w:eastAsia="fr-FR"/>
                </w:rPr>
                <w:t>Description:</w:t>
              </w:r>
              <w:r>
                <w:rPr>
                  <w:rFonts w:ascii="Arial" w:eastAsia="MS Mincho" w:hAnsi="Arial" w:cs="Arial"/>
                  <w:b/>
                  <w:color w:val="000000"/>
                  <w:sz w:val="20"/>
                  <w:szCs w:val="20"/>
                  <w:lang w:eastAsia="fr-FR"/>
                </w:rPr>
                <w:t xml:space="preserve"> </w:t>
              </w:r>
              <w:r>
                <w:rPr>
                  <w:rFonts w:ascii="Arial" w:eastAsia="MS Mincho" w:hAnsi="Arial" w:cs="Arial"/>
                  <w:color w:val="000000"/>
                  <w:sz w:val="20"/>
                  <w:szCs w:val="20"/>
                  <w:lang w:eastAsia="fr-FR"/>
                </w:rPr>
                <w:t xml:space="preserve">temporal and spatial coverage available in near real-time for each one of the HFR </w:t>
              </w:r>
            </w:ins>
            <w:ins w:id="423" w:author="Microsoft Office User" w:date="2020-06-15T18:45:00Z">
              <w:r w:rsidR="005D4ED2">
                <w:rPr>
                  <w:rFonts w:ascii="Arial" w:eastAsia="MS Mincho" w:hAnsi="Arial" w:cs="Arial"/>
                  <w:color w:val="000000"/>
                  <w:sz w:val="20"/>
                  <w:szCs w:val="20"/>
                  <w:lang w:eastAsia="fr-FR"/>
                </w:rPr>
                <w:t>radial sites</w:t>
              </w:r>
            </w:ins>
            <w:ins w:id="424" w:author="Microsoft Office User" w:date="2020-06-15T18:34:00Z">
              <w:r>
                <w:rPr>
                  <w:rFonts w:ascii="Arial" w:eastAsia="MS Mincho" w:hAnsi="Arial" w:cs="Arial"/>
                  <w:color w:val="000000"/>
                  <w:sz w:val="20"/>
                  <w:szCs w:val="20"/>
                  <w:lang w:eastAsia="fr-FR"/>
                </w:rPr>
                <w:t xml:space="preserve">. The point of intersection of the two red dashed lines shows the 80/80 metric (e.g. </w:t>
              </w:r>
              <w:commentRangeStart w:id="425"/>
              <w:r>
                <w:rPr>
                  <w:rFonts w:ascii="Arial" w:eastAsia="MS Mincho" w:hAnsi="Arial" w:cs="Arial"/>
                  <w:color w:val="000000"/>
                  <w:sz w:val="20"/>
                  <w:szCs w:val="20"/>
                  <w:lang w:eastAsia="fr-FR"/>
                </w:rPr>
                <w:t>HFR-Lisboa is performing well providing surface currents over 90% of the time in an area corresponding to 80% of the total grid</w:t>
              </w:r>
            </w:ins>
            <w:commentRangeEnd w:id="425"/>
            <w:ins w:id="426" w:author="Microsoft Office User" w:date="2020-06-15T18:46:00Z">
              <w:r w:rsidR="005D4ED2">
                <w:rPr>
                  <w:rStyle w:val="Refdecomentario"/>
                  <w:rFonts w:eastAsiaTheme="minorEastAsia" w:cs="Arial"/>
                  <w:color w:val="000000" w:themeColor="text1"/>
                  <w:lang w:val="fr-FR" w:eastAsia="fr-FR"/>
                </w:rPr>
                <w:commentReference w:id="425"/>
              </w:r>
            </w:ins>
            <w:ins w:id="427" w:author="Microsoft Office User" w:date="2020-06-15T18:34:00Z">
              <w:r>
                <w:rPr>
                  <w:rFonts w:ascii="Arial" w:eastAsia="MS Mincho" w:hAnsi="Arial" w:cs="Arial"/>
                  <w:color w:val="000000"/>
                  <w:sz w:val="20"/>
                  <w:szCs w:val="20"/>
                  <w:lang w:eastAsia="fr-FR"/>
                </w:rPr>
                <w:t xml:space="preserve">). </w:t>
              </w:r>
            </w:ins>
          </w:p>
          <w:p w14:paraId="3B6F0FE9" w14:textId="3A4D7516" w:rsidR="00A4149A" w:rsidRPr="00F3778B" w:rsidRDefault="00A4149A" w:rsidP="00A4149A">
            <w:pPr>
              <w:jc w:val="both"/>
              <w:rPr>
                <w:ins w:id="428" w:author="Microsoft Office User" w:date="2020-06-15T18:34:00Z"/>
                <w:rFonts w:ascii="Arial" w:eastAsia="MS Mincho" w:hAnsi="Arial" w:cs="Arial"/>
                <w:color w:val="000000"/>
                <w:sz w:val="20"/>
                <w:szCs w:val="20"/>
                <w:lang w:eastAsia="fr-FR"/>
              </w:rPr>
            </w:pPr>
            <w:ins w:id="429" w:author="Microsoft Office User" w:date="2020-06-15T18:34:00Z">
              <w:r>
                <w:rPr>
                  <w:rFonts w:ascii="Arial" w:eastAsia="MS Mincho" w:hAnsi="Arial" w:cs="Arial"/>
                  <w:b/>
                  <w:color w:val="000000"/>
                  <w:sz w:val="20"/>
                  <w:szCs w:val="20"/>
                  <w:lang w:eastAsia="fr-FR"/>
                </w:rPr>
                <w:t xml:space="preserve">- </w:t>
              </w:r>
              <w:r w:rsidRPr="00F3778B">
                <w:rPr>
                  <w:rFonts w:ascii="Arial" w:eastAsia="MS Mincho" w:hAnsi="Arial" w:cs="Arial"/>
                  <w:b/>
                  <w:color w:val="000000"/>
                  <w:sz w:val="20"/>
                  <w:szCs w:val="20"/>
                  <w:lang w:eastAsia="fr-FR"/>
                </w:rPr>
                <w:t>Availability:</w:t>
              </w:r>
              <w:r>
                <w:rPr>
                  <w:rFonts w:ascii="Arial" w:eastAsia="MS Mincho" w:hAnsi="Arial" w:cs="Arial"/>
                  <w:color w:val="000000"/>
                  <w:sz w:val="20"/>
                  <w:szCs w:val="20"/>
                  <w:lang w:eastAsia="fr-FR"/>
                </w:rPr>
                <w:t xml:space="preserve"> visit the dashboard, </w:t>
              </w:r>
            </w:ins>
            <w:ins w:id="430" w:author="Microsoft Office User" w:date="2020-06-15T19:25:00Z">
              <w:r w:rsidR="00C9497C" w:rsidRPr="00F3778B">
                <w:rPr>
                  <w:rFonts w:ascii="Arial" w:eastAsia="MS Mincho" w:hAnsi="Arial" w:cs="Arial"/>
                  <w:color w:val="000000"/>
                  <w:sz w:val="20"/>
                  <w:szCs w:val="20"/>
                  <w:lang w:eastAsia="fr-FR"/>
                </w:rPr>
                <w:t xml:space="preserve">, </w:t>
              </w:r>
              <w:r w:rsidR="00C9497C" w:rsidRPr="00F3778B">
                <w:rPr>
                  <w:rFonts w:ascii="Arial" w:eastAsia="MS Mincho" w:hAnsi="Arial" w:cs="Arial"/>
                  <w:color w:val="000000"/>
                  <w:sz w:val="20"/>
                  <w:szCs w:val="20"/>
                  <w:lang w:eastAsia="fr-FR"/>
                </w:rPr>
                <w:t xml:space="preserve">select </w:t>
              </w:r>
              <w:r w:rsidR="00C9497C" w:rsidRPr="00F3778B">
                <w:rPr>
                  <w:rFonts w:ascii="Arial" w:eastAsia="MS Mincho" w:hAnsi="Arial" w:cs="Arial"/>
                  <w:color w:val="000000"/>
                  <w:sz w:val="20"/>
                  <w:szCs w:val="20"/>
                  <w:lang w:eastAsia="fr-FR"/>
                </w:rPr>
                <w:t xml:space="preserve">the platform </w:t>
              </w:r>
              <w:r w:rsidR="00C9497C" w:rsidRPr="00F3778B">
                <w:rPr>
                  <w:rFonts w:ascii="Arial" w:eastAsia="MS Mincho" w:hAnsi="Arial" w:cs="Arial"/>
                  <w:color w:val="000000"/>
                  <w:sz w:val="20"/>
                  <w:szCs w:val="20"/>
                  <w:lang w:eastAsia="fr-FR"/>
                </w:rPr>
                <w:t>H</w:t>
              </w:r>
              <w:r w:rsidR="00C9497C">
                <w:rPr>
                  <w:rFonts w:ascii="Arial" w:eastAsia="MS Mincho" w:hAnsi="Arial" w:cs="Arial"/>
                  <w:color w:val="000000"/>
                  <w:sz w:val="20"/>
                  <w:szCs w:val="20"/>
                  <w:lang w:eastAsia="fr-FR"/>
                </w:rPr>
                <w:t xml:space="preserve">igh </w:t>
              </w:r>
              <w:r w:rsidR="00C9497C" w:rsidRPr="00AB29E7">
                <w:rPr>
                  <w:rFonts w:ascii="Arial" w:eastAsia="MS Mincho" w:hAnsi="Arial" w:cs="Arial"/>
                  <w:color w:val="000000"/>
                  <w:sz w:val="20"/>
                  <w:szCs w:val="20"/>
                  <w:lang w:eastAsia="fr-FR"/>
                </w:rPr>
                <w:t>F</w:t>
              </w:r>
              <w:r w:rsidR="00C9497C">
                <w:rPr>
                  <w:rFonts w:ascii="Arial" w:eastAsia="MS Mincho" w:hAnsi="Arial" w:cs="Arial"/>
                  <w:color w:val="000000"/>
                  <w:sz w:val="20"/>
                  <w:szCs w:val="20"/>
                  <w:lang w:eastAsia="fr-FR"/>
                </w:rPr>
                <w:t>requency</w:t>
              </w:r>
              <w:r w:rsidR="00C9497C" w:rsidRPr="00F3778B">
                <w:rPr>
                  <w:rFonts w:ascii="Arial" w:eastAsia="MS Mincho" w:hAnsi="Arial" w:cs="Arial"/>
                  <w:color w:val="000000"/>
                  <w:sz w:val="20"/>
                  <w:szCs w:val="20"/>
                  <w:lang w:eastAsia="fr-FR"/>
                </w:rPr>
                <w:t xml:space="preserve"> </w:t>
              </w:r>
              <w:r w:rsidR="00C9497C">
                <w:rPr>
                  <w:rFonts w:ascii="Arial" w:eastAsia="MS Mincho" w:hAnsi="Arial" w:cs="Arial"/>
                  <w:color w:val="000000"/>
                  <w:sz w:val="20"/>
                  <w:szCs w:val="20"/>
                  <w:lang w:eastAsia="fr-FR"/>
                </w:rPr>
                <w:t>R</w:t>
              </w:r>
              <w:r w:rsidR="00C9497C" w:rsidRPr="00F3778B">
                <w:rPr>
                  <w:rFonts w:ascii="Arial" w:eastAsia="MS Mincho" w:hAnsi="Arial" w:cs="Arial"/>
                  <w:color w:val="000000"/>
                  <w:sz w:val="20"/>
                  <w:szCs w:val="20"/>
                  <w:lang w:eastAsia="fr-FR"/>
                </w:rPr>
                <w:t>adars</w:t>
              </w:r>
              <w:r w:rsidR="00C9497C">
                <w:rPr>
                  <w:rFonts w:ascii="Arial" w:eastAsia="MS Mincho" w:hAnsi="Arial" w:cs="Arial"/>
                  <w:color w:val="000000"/>
                  <w:sz w:val="20"/>
                  <w:szCs w:val="20"/>
                  <w:lang w:eastAsia="fr-FR"/>
                </w:rPr>
                <w:t xml:space="preserve"> (HF)</w:t>
              </w:r>
            </w:ins>
            <w:ins w:id="431" w:author="Microsoft Office User" w:date="2020-06-15T18:47:00Z">
              <w:r w:rsidR="005D4ED2">
                <w:rPr>
                  <w:rFonts w:ascii="Arial" w:eastAsia="MS Mincho" w:hAnsi="Arial" w:cs="Arial"/>
                  <w:color w:val="000000"/>
                  <w:sz w:val="20"/>
                  <w:szCs w:val="20"/>
                  <w:lang w:eastAsia="fr-FR"/>
                </w:rPr>
                <w:t xml:space="preserve">, </w:t>
              </w:r>
            </w:ins>
            <w:ins w:id="432" w:author="Microsoft Office User" w:date="2020-06-15T18:34:00Z">
              <w:r>
                <w:rPr>
                  <w:rFonts w:ascii="Arial" w:eastAsia="MS Mincho" w:hAnsi="Arial" w:cs="Arial"/>
                  <w:color w:val="000000"/>
                  <w:sz w:val="20"/>
                  <w:szCs w:val="20"/>
                  <w:lang w:eastAsia="fr-FR"/>
                </w:rPr>
                <w:t xml:space="preserve">click </w:t>
              </w:r>
            </w:ins>
            <w:ins w:id="433" w:author="Microsoft Office User" w:date="2020-06-15T18:47:00Z">
              <w:r w:rsidR="005D4ED2">
                <w:rPr>
                  <w:rFonts w:ascii="Arial" w:eastAsia="MS Mincho" w:hAnsi="Arial" w:cs="Arial"/>
                  <w:color w:val="000000"/>
                  <w:sz w:val="20"/>
                  <w:szCs w:val="20"/>
                  <w:lang w:eastAsia="fr-FR"/>
                </w:rPr>
                <w:t xml:space="preserve">on the orange dots and </w:t>
              </w:r>
            </w:ins>
            <w:ins w:id="434" w:author="Microsoft Office User" w:date="2020-06-15T18:34:00Z">
              <w:r>
                <w:rPr>
                  <w:rFonts w:ascii="Arial" w:eastAsia="MS Mincho" w:hAnsi="Arial" w:cs="Arial"/>
                  <w:color w:val="000000"/>
                  <w:sz w:val="20"/>
                  <w:szCs w:val="20"/>
                  <w:lang w:eastAsia="fr-FR"/>
                </w:rPr>
                <w:t>select the “Stats” button.</w:t>
              </w:r>
            </w:ins>
          </w:p>
          <w:p w14:paraId="2EC22B32" w14:textId="77777777" w:rsidR="00A4149A" w:rsidRDefault="00A4149A" w:rsidP="00A4149A">
            <w:pPr>
              <w:ind w:right="40"/>
              <w:jc w:val="both"/>
              <w:rPr>
                <w:ins w:id="435" w:author="Microsoft Office User" w:date="2020-06-15T18:34:00Z"/>
                <w:rFonts w:ascii="Arial" w:eastAsia="MS Mincho" w:hAnsi="Arial" w:cs="Arial"/>
                <w:color w:val="000000"/>
                <w:sz w:val="20"/>
                <w:szCs w:val="20"/>
                <w:lang w:eastAsia="fr-FR"/>
              </w:rPr>
            </w:pPr>
            <w:ins w:id="436" w:author="Microsoft Office User" w:date="2020-06-15T18:34:00Z">
              <w:r>
                <w:rPr>
                  <w:rFonts w:ascii="Arial" w:eastAsia="MS Mincho" w:hAnsi="Arial" w:cs="Arial"/>
                  <w:b/>
                  <w:color w:val="000000"/>
                  <w:sz w:val="20"/>
                  <w:szCs w:val="20"/>
                  <w:lang w:eastAsia="fr-FR"/>
                </w:rPr>
                <w:t xml:space="preserve">- </w:t>
              </w:r>
              <w:r w:rsidRPr="00F3778B">
                <w:rPr>
                  <w:rFonts w:ascii="Arial" w:eastAsia="MS Mincho" w:hAnsi="Arial" w:cs="Arial"/>
                  <w:b/>
                  <w:color w:val="000000"/>
                  <w:sz w:val="20"/>
                  <w:szCs w:val="20"/>
                  <w:lang w:eastAsia="fr-FR"/>
                </w:rPr>
                <w:t>Cod</w:t>
              </w:r>
              <w:r>
                <w:rPr>
                  <w:rFonts w:ascii="Arial" w:eastAsia="MS Mincho" w:hAnsi="Arial" w:cs="Arial"/>
                  <w:b/>
                  <w:color w:val="000000"/>
                  <w:sz w:val="20"/>
                  <w:szCs w:val="20"/>
                  <w:lang w:eastAsia="fr-FR"/>
                </w:rPr>
                <w:t>e</w:t>
              </w:r>
              <w:r w:rsidRPr="00F3778B">
                <w:rPr>
                  <w:rFonts w:ascii="Arial" w:eastAsia="MS Mincho" w:hAnsi="Arial" w:cs="Arial"/>
                  <w:b/>
                  <w:color w:val="000000"/>
                  <w:sz w:val="20"/>
                  <w:szCs w:val="20"/>
                  <w:lang w:eastAsia="fr-FR"/>
                </w:rPr>
                <w:t>:</w:t>
              </w:r>
              <w:r>
                <w:rPr>
                  <w:rFonts w:ascii="Arial" w:eastAsia="MS Mincho" w:hAnsi="Arial" w:cs="Arial"/>
                  <w:color w:val="000000"/>
                  <w:sz w:val="20"/>
                  <w:szCs w:val="20"/>
                  <w:lang w:eastAsia="fr-FR"/>
                </w:rPr>
                <w:t xml:space="preserve"> </w:t>
              </w:r>
              <w:commentRangeStart w:id="437"/>
              <w:r w:rsidRPr="00F3778B">
                <w:rPr>
                  <w:rFonts w:ascii="Arial" w:eastAsia="MS Mincho" w:hAnsi="Arial" w:cs="Arial"/>
                  <w:color w:val="000000"/>
                  <w:sz w:val="20"/>
                  <w:szCs w:val="20"/>
                  <w:lang w:eastAsia="fr-FR"/>
                </w:rPr>
                <w:t xml:space="preserve">visit the </w:t>
              </w:r>
              <w:r w:rsidRPr="00F3778B">
                <w:rPr>
                  <w:rFonts w:ascii="Arial" w:eastAsia="MS Mincho" w:hAnsi="Arial" w:cs="Arial"/>
                  <w:color w:val="000000"/>
                  <w:sz w:val="20"/>
                  <w:szCs w:val="20"/>
                  <w:lang w:eastAsia="fr-FR"/>
                </w:rPr>
                <w:fldChar w:fldCharType="begin"/>
              </w:r>
              <w:r w:rsidRPr="00F3778B">
                <w:rPr>
                  <w:rFonts w:ascii="Arial" w:eastAsia="MS Mincho" w:hAnsi="Arial" w:cs="Arial"/>
                  <w:color w:val="000000"/>
                  <w:sz w:val="20"/>
                  <w:szCs w:val="20"/>
                  <w:lang w:eastAsia="fr-FR"/>
                </w:rPr>
                <w:instrText xml:space="preserve"> HYPERLINK "http://www.marineinsitu.eu/material/" </w:instrText>
              </w:r>
              <w:r w:rsidRPr="00F3778B">
                <w:rPr>
                  <w:rFonts w:ascii="Arial" w:eastAsia="MS Mincho" w:hAnsi="Arial" w:cs="Arial"/>
                  <w:color w:val="000000"/>
                  <w:sz w:val="20"/>
                  <w:szCs w:val="20"/>
                  <w:lang w:eastAsia="fr-FR"/>
                </w:rPr>
              </w:r>
              <w:r w:rsidRPr="00F3778B">
                <w:rPr>
                  <w:rFonts w:ascii="Arial" w:eastAsia="MS Mincho" w:hAnsi="Arial" w:cs="Arial"/>
                  <w:color w:val="000000"/>
                  <w:sz w:val="20"/>
                  <w:szCs w:val="20"/>
                  <w:lang w:eastAsia="fr-FR"/>
                </w:rPr>
                <w:fldChar w:fldCharType="separate"/>
              </w:r>
              <w:r w:rsidRPr="00F3778B">
                <w:rPr>
                  <w:rStyle w:val="Hipervnculo"/>
                  <w:rFonts w:ascii="Arial" w:eastAsia="MS Mincho" w:hAnsi="Arial" w:cs="Arial"/>
                  <w:sz w:val="20"/>
                  <w:szCs w:val="20"/>
                  <w:lang w:eastAsia="fr-FR"/>
                </w:rPr>
                <w:t>training material</w:t>
              </w:r>
              <w:r w:rsidRPr="00F3778B">
                <w:rPr>
                  <w:rFonts w:ascii="Arial" w:eastAsia="MS Mincho" w:hAnsi="Arial" w:cs="Arial"/>
                  <w:color w:val="000000"/>
                  <w:sz w:val="20"/>
                  <w:szCs w:val="20"/>
                  <w:lang w:eastAsia="fr-FR"/>
                </w:rPr>
                <w:fldChar w:fldCharType="end"/>
              </w:r>
              <w:r>
                <w:rPr>
                  <w:rFonts w:ascii="Arial" w:eastAsia="MS Mincho" w:hAnsi="Arial" w:cs="Arial"/>
                  <w:color w:val="000000"/>
                  <w:sz w:val="20"/>
                  <w:szCs w:val="20"/>
                  <w:lang w:eastAsia="fr-FR"/>
                </w:rPr>
                <w:t xml:space="preserve"> and run the HFR_plot</w:t>
              </w:r>
              <w:commentRangeEnd w:id="437"/>
              <w:r>
                <w:rPr>
                  <w:rStyle w:val="Refdecomentario"/>
                  <w:rFonts w:eastAsiaTheme="minorEastAsia" w:cs="Arial"/>
                  <w:color w:val="000000" w:themeColor="text1"/>
                  <w:lang w:val="fr-FR" w:eastAsia="fr-FR"/>
                </w:rPr>
                <w:commentReference w:id="437"/>
              </w:r>
            </w:ins>
          </w:p>
          <w:p w14:paraId="69FFF6ED" w14:textId="77777777" w:rsidR="00A4149A" w:rsidRPr="00F3778B" w:rsidRDefault="00A4149A" w:rsidP="00A4149A">
            <w:pPr>
              <w:ind w:right="-188"/>
              <w:jc w:val="both"/>
              <w:rPr>
                <w:ins w:id="438" w:author="Microsoft Office User" w:date="2020-06-15T18:34:00Z"/>
                <w:rFonts w:ascii="Arial" w:eastAsia="MS Mincho" w:hAnsi="Arial" w:cs="Arial"/>
                <w:color w:val="000000"/>
                <w:sz w:val="20"/>
                <w:szCs w:val="20"/>
                <w:highlight w:val="yellow"/>
                <w:lang w:eastAsia="fr-FR"/>
              </w:rPr>
            </w:pPr>
          </w:p>
        </w:tc>
      </w:tr>
    </w:tbl>
    <w:p w14:paraId="69A1CFC4" w14:textId="77777777" w:rsidR="00A4149A" w:rsidRPr="00A4149A" w:rsidRDefault="00A4149A" w:rsidP="00A4149A">
      <w:pPr>
        <w:ind w:left="-567" w:right="-433"/>
        <w:jc w:val="center"/>
        <w:rPr>
          <w:ins w:id="439" w:author="Microsoft Office User" w:date="2020-06-15T18:34:00Z"/>
          <w:rFonts w:ascii="Arial" w:eastAsia="MS Mincho" w:hAnsi="Arial" w:cs="Arial"/>
          <w:color w:val="000000"/>
          <w:sz w:val="20"/>
          <w:szCs w:val="20"/>
          <w:highlight w:val="yellow"/>
          <w:lang w:eastAsia="fr-FR"/>
        </w:rPr>
      </w:pPr>
    </w:p>
    <w:p w14:paraId="7FAC866A" w14:textId="77777777" w:rsidR="00A4149A" w:rsidRDefault="00A4149A" w:rsidP="00A4149A">
      <w:pPr>
        <w:rPr>
          <w:ins w:id="440" w:author="Microsoft Office User" w:date="2020-06-15T18:34:00Z"/>
          <w:rFonts w:ascii="Arial" w:hAnsi="Arial" w:cs="Arial"/>
          <w:sz w:val="20"/>
          <w:szCs w:val="20"/>
        </w:rPr>
      </w:pPr>
      <w:ins w:id="441" w:author="Microsoft Office User" w:date="2020-06-15T18:34:00Z">
        <w:r w:rsidRPr="00A4149A">
          <w:rPr>
            <w:rFonts w:ascii="Arial" w:hAnsi="Arial" w:cs="Arial"/>
            <w:sz w:val="20"/>
            <w:szCs w:val="20"/>
          </w:rPr>
          <w:br w:type="page"/>
        </w:r>
        <w:r>
          <w:rPr>
            <w:rFonts w:ascii="Arial" w:hAnsi="Arial" w:cs="Arial"/>
            <w:sz w:val="20"/>
            <w:szCs w:val="20"/>
          </w:rPr>
          <w:lastRenderedPageBreak/>
          <w:t xml:space="preserve">At the network level: </w:t>
        </w:r>
      </w:ins>
    </w:p>
    <w:tbl>
      <w:tblPr>
        <w:tblStyle w:val="Tablaconcuadrcula"/>
        <w:tblW w:w="10627"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617"/>
        <w:gridCol w:w="6010"/>
      </w:tblGrid>
      <w:tr w:rsidR="00A4149A" w:rsidRPr="00F3778B" w14:paraId="7C9D2223" w14:textId="77777777" w:rsidTr="001E36E2">
        <w:trPr>
          <w:jc w:val="center"/>
          <w:ins w:id="442" w:author="Microsoft Office User" w:date="2020-06-15T18:34:00Z"/>
        </w:trPr>
        <w:tc>
          <w:tcPr>
            <w:tcW w:w="4617" w:type="dxa"/>
          </w:tcPr>
          <w:p w14:paraId="18AD8626" w14:textId="77777777" w:rsidR="00A4149A" w:rsidRPr="00F3778B" w:rsidRDefault="00A4149A" w:rsidP="00A4149A">
            <w:pPr>
              <w:ind w:right="-188"/>
              <w:jc w:val="both"/>
              <w:rPr>
                <w:ins w:id="443" w:author="Microsoft Office User" w:date="2020-06-15T18:34:00Z"/>
                <w:rFonts w:ascii="Arial" w:eastAsia="MS Mincho" w:hAnsi="Arial" w:cs="Arial"/>
                <w:color w:val="000000"/>
                <w:sz w:val="20"/>
                <w:szCs w:val="20"/>
                <w:lang w:eastAsia="fr-FR"/>
              </w:rPr>
            </w:pPr>
            <w:ins w:id="444" w:author="Microsoft Office User" w:date="2020-06-15T18:34:00Z">
              <w:r w:rsidRPr="00DE200E">
                <w:rPr>
                  <w:rFonts w:ascii="Arial" w:eastAsia="MS Mincho" w:hAnsi="Arial" w:cs="Arial"/>
                  <w:color w:val="000000"/>
                  <w:sz w:val="20"/>
                  <w:szCs w:val="20"/>
                  <w:lang w:eastAsia="fr-FR"/>
                </w:rPr>
                <w:drawing>
                  <wp:inline distT="0" distB="0" distL="0" distR="0" wp14:anchorId="5207E1EE" wp14:editId="0C120322">
                    <wp:extent cx="2781501" cy="1854334"/>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numer_platform.png"/>
                            <pic:cNvPicPr/>
                          </pic:nvPicPr>
                          <pic:blipFill>
                            <a:blip r:embed="rId20"/>
                            <a:stretch>
                              <a:fillRect/>
                            </a:stretch>
                          </pic:blipFill>
                          <pic:spPr>
                            <a:xfrm>
                              <a:off x="0" y="0"/>
                              <a:ext cx="2781501" cy="1854334"/>
                            </a:xfrm>
                            <a:prstGeom prst="rect">
                              <a:avLst/>
                            </a:prstGeom>
                          </pic:spPr>
                        </pic:pic>
                      </a:graphicData>
                    </a:graphic>
                  </wp:inline>
                </w:drawing>
              </w:r>
            </w:ins>
          </w:p>
        </w:tc>
        <w:tc>
          <w:tcPr>
            <w:tcW w:w="6010" w:type="dxa"/>
          </w:tcPr>
          <w:p w14:paraId="54001A2C" w14:textId="4FCCDFED" w:rsidR="00A4149A" w:rsidRPr="00F3778B" w:rsidRDefault="00A4149A" w:rsidP="00A4149A">
            <w:pPr>
              <w:pStyle w:val="Prrafodelista"/>
              <w:numPr>
                <w:ilvl w:val="0"/>
                <w:numId w:val="8"/>
              </w:numPr>
              <w:tabs>
                <w:tab w:val="left" w:pos="234"/>
              </w:tabs>
              <w:ind w:left="0" w:right="40" w:firstLine="60"/>
              <w:jc w:val="both"/>
              <w:rPr>
                <w:ins w:id="445" w:author="Microsoft Office User" w:date="2020-06-15T18:34:00Z"/>
                <w:rFonts w:ascii="Arial" w:eastAsia="MS Mincho" w:hAnsi="Arial" w:cs="Arial"/>
                <w:color w:val="000000"/>
                <w:sz w:val="20"/>
                <w:szCs w:val="20"/>
                <w:lang w:eastAsia="fr-FR"/>
              </w:rPr>
            </w:pPr>
            <w:ins w:id="446" w:author="Microsoft Office User" w:date="2020-06-15T18:34:00Z">
              <w:r w:rsidRPr="00F3778B">
                <w:rPr>
                  <w:rFonts w:ascii="Arial" w:eastAsia="MS Mincho" w:hAnsi="Arial" w:cs="Arial"/>
                  <w:b/>
                  <w:color w:val="000000"/>
                  <w:sz w:val="20"/>
                  <w:szCs w:val="20"/>
                  <w:lang w:eastAsia="fr-FR"/>
                </w:rPr>
                <w:t>Description:</w:t>
              </w:r>
              <w:r w:rsidRPr="00F3778B">
                <w:rPr>
                  <w:rFonts w:ascii="Arial" w:eastAsia="MS Mincho" w:hAnsi="Arial" w:cs="Arial"/>
                  <w:color w:val="000000"/>
                  <w:sz w:val="20"/>
                  <w:szCs w:val="20"/>
                  <w:lang w:eastAsia="fr-FR"/>
                </w:rPr>
                <w:t xml:space="preserve"> </w:t>
              </w:r>
              <w:r w:rsidRPr="00DE200E">
                <w:rPr>
                  <w:rFonts w:ascii="Arial" w:hAnsi="Arial" w:cs="Arial"/>
                  <w:sz w:val="20"/>
                  <w:szCs w:val="20"/>
                </w:rPr>
                <w:t>number of platforms providing HF</w:t>
              </w:r>
              <w:r>
                <w:rPr>
                  <w:rFonts w:ascii="Arial" w:hAnsi="Arial" w:cs="Arial"/>
                  <w:sz w:val="20"/>
                  <w:szCs w:val="20"/>
                </w:rPr>
                <w:t xml:space="preserve">R </w:t>
              </w:r>
            </w:ins>
            <w:ins w:id="447" w:author="Microsoft Office User" w:date="2020-06-15T19:26:00Z">
              <w:r w:rsidR="00C9497C">
                <w:rPr>
                  <w:rFonts w:ascii="Arial" w:hAnsi="Arial" w:cs="Arial"/>
                  <w:sz w:val="20"/>
                  <w:szCs w:val="20"/>
                </w:rPr>
                <w:t>radial</w:t>
              </w:r>
            </w:ins>
            <w:ins w:id="448" w:author="Microsoft Office User" w:date="2020-06-15T18:34:00Z">
              <w:r w:rsidRPr="00DE200E">
                <w:rPr>
                  <w:rFonts w:ascii="Arial" w:hAnsi="Arial" w:cs="Arial"/>
                  <w:sz w:val="20"/>
                  <w:szCs w:val="20"/>
                </w:rPr>
                <w:t xml:space="preserve"> over the last month, updated in NRT.</w:t>
              </w:r>
            </w:ins>
          </w:p>
          <w:p w14:paraId="22F8F6EF" w14:textId="77777777" w:rsidR="00A4149A" w:rsidRDefault="00A4149A" w:rsidP="00A4149A">
            <w:pPr>
              <w:pStyle w:val="Prrafodelista"/>
              <w:numPr>
                <w:ilvl w:val="0"/>
                <w:numId w:val="8"/>
              </w:numPr>
              <w:tabs>
                <w:tab w:val="left" w:pos="234"/>
              </w:tabs>
              <w:ind w:left="0" w:right="40" w:firstLine="60"/>
              <w:jc w:val="both"/>
              <w:rPr>
                <w:ins w:id="449" w:author="Microsoft Office User" w:date="2020-06-15T18:34:00Z"/>
                <w:rFonts w:ascii="Arial" w:eastAsia="MS Mincho" w:hAnsi="Arial" w:cs="Arial"/>
                <w:color w:val="000000"/>
                <w:sz w:val="20"/>
                <w:szCs w:val="20"/>
                <w:lang w:eastAsia="fr-FR"/>
              </w:rPr>
            </w:pPr>
            <w:ins w:id="450" w:author="Microsoft Office User" w:date="2020-06-15T18:34:00Z">
              <w:r w:rsidRPr="00F3778B">
                <w:rPr>
                  <w:rFonts w:ascii="Arial" w:eastAsia="MS Mincho" w:hAnsi="Arial" w:cs="Arial"/>
                  <w:b/>
                  <w:color w:val="000000"/>
                  <w:sz w:val="20"/>
                  <w:szCs w:val="20"/>
                  <w:lang w:eastAsia="fr-FR"/>
                </w:rPr>
                <w:t>Availability:</w:t>
              </w:r>
              <w:r w:rsidRPr="00F3778B">
                <w:rPr>
                  <w:rFonts w:ascii="Arial" w:eastAsia="MS Mincho" w:hAnsi="Arial" w:cs="Arial"/>
                  <w:color w:val="000000"/>
                  <w:sz w:val="20"/>
                  <w:szCs w:val="20"/>
                  <w:lang w:eastAsia="fr-FR"/>
                </w:rPr>
                <w:t xml:space="preserve"> visit the </w:t>
              </w:r>
              <w:r>
                <w:rPr>
                  <w:rFonts w:ascii="Arial" w:eastAsia="MS Mincho" w:hAnsi="Arial" w:cs="Arial"/>
                  <w:color w:val="000000"/>
                  <w:sz w:val="20"/>
                  <w:szCs w:val="20"/>
                  <w:lang w:eastAsia="fr-FR"/>
                </w:rPr>
                <w:fldChar w:fldCharType="begin"/>
              </w:r>
              <w:r>
                <w:rPr>
                  <w:rFonts w:ascii="Arial" w:eastAsia="MS Mincho" w:hAnsi="Arial" w:cs="Arial"/>
                  <w:color w:val="000000"/>
                  <w:sz w:val="20"/>
                  <w:szCs w:val="20"/>
                  <w:lang w:eastAsia="fr-FR"/>
                </w:rPr>
                <w:instrText xml:space="preserve"> HYPERLINK "http://www.marineinsitu.eu/monitoring/" </w:instrText>
              </w:r>
              <w:r>
                <w:rPr>
                  <w:rFonts w:ascii="Arial" w:eastAsia="MS Mincho" w:hAnsi="Arial" w:cs="Arial"/>
                  <w:color w:val="000000"/>
                  <w:sz w:val="20"/>
                  <w:szCs w:val="20"/>
                  <w:lang w:eastAsia="fr-FR"/>
                </w:rPr>
              </w:r>
              <w:r>
                <w:rPr>
                  <w:rFonts w:ascii="Arial" w:eastAsia="MS Mincho" w:hAnsi="Arial" w:cs="Arial"/>
                  <w:color w:val="000000"/>
                  <w:sz w:val="20"/>
                  <w:szCs w:val="20"/>
                  <w:lang w:eastAsia="fr-FR"/>
                </w:rPr>
                <w:fldChar w:fldCharType="separate"/>
              </w:r>
              <w:r w:rsidRPr="00F3778B">
                <w:rPr>
                  <w:rStyle w:val="Hipervnculo"/>
                  <w:rFonts w:ascii="Arial" w:eastAsia="MS Mincho" w:hAnsi="Arial" w:cs="Arial"/>
                  <w:sz w:val="20"/>
                  <w:szCs w:val="20"/>
                  <w:lang w:eastAsia="fr-FR"/>
                </w:rPr>
                <w:t>monitoring service</w:t>
              </w:r>
              <w:r>
                <w:rPr>
                  <w:rFonts w:ascii="Arial" w:eastAsia="MS Mincho" w:hAnsi="Arial" w:cs="Arial"/>
                  <w:color w:val="000000"/>
                  <w:sz w:val="20"/>
                  <w:szCs w:val="20"/>
                  <w:lang w:eastAsia="fr-FR"/>
                </w:rPr>
                <w:fldChar w:fldCharType="end"/>
              </w:r>
              <w:r w:rsidRPr="00F3778B">
                <w:rPr>
                  <w:rFonts w:ascii="Arial" w:eastAsia="MS Mincho" w:hAnsi="Arial" w:cs="Arial"/>
                  <w:color w:val="000000"/>
                  <w:sz w:val="20"/>
                  <w:szCs w:val="20"/>
                  <w:lang w:eastAsia="fr-FR"/>
                </w:rPr>
                <w:t>, click on “Detailed view” and select</w:t>
              </w:r>
              <w:r>
                <w:rPr>
                  <w:rFonts w:ascii="Arial" w:eastAsia="MS Mincho" w:hAnsi="Arial" w:cs="Arial"/>
                  <w:color w:val="000000"/>
                  <w:sz w:val="20"/>
                  <w:szCs w:val="20"/>
                  <w:lang w:eastAsia="fr-FR"/>
                </w:rPr>
                <w:t>:</w:t>
              </w:r>
              <w:r w:rsidRPr="00F3778B">
                <w:rPr>
                  <w:rFonts w:ascii="Arial" w:eastAsia="MS Mincho" w:hAnsi="Arial" w:cs="Arial"/>
                  <w:color w:val="000000"/>
                  <w:sz w:val="20"/>
                  <w:szCs w:val="20"/>
                  <w:lang w:eastAsia="fr-FR"/>
                </w:rPr>
                <w:t xml:space="preserve"> </w:t>
              </w:r>
            </w:ins>
          </w:p>
          <w:p w14:paraId="4425E659" w14:textId="77777777" w:rsidR="00A4149A" w:rsidRDefault="00A4149A" w:rsidP="00A4149A">
            <w:pPr>
              <w:pStyle w:val="Prrafodelista"/>
              <w:numPr>
                <w:ilvl w:val="0"/>
                <w:numId w:val="8"/>
              </w:numPr>
              <w:tabs>
                <w:tab w:val="left" w:pos="234"/>
              </w:tabs>
              <w:ind w:left="0" w:right="40" w:firstLine="92"/>
              <w:jc w:val="both"/>
              <w:rPr>
                <w:ins w:id="451" w:author="Microsoft Office User" w:date="2020-06-15T18:34:00Z"/>
                <w:rFonts w:ascii="Arial" w:eastAsia="MS Mincho" w:hAnsi="Arial" w:cs="Arial"/>
                <w:color w:val="000000"/>
                <w:sz w:val="20"/>
                <w:szCs w:val="20"/>
                <w:lang w:eastAsia="fr-FR"/>
              </w:rPr>
            </w:pPr>
            <w:ins w:id="452" w:author="Microsoft Office User" w:date="2020-06-15T18:34:00Z">
              <w:r>
                <w:rPr>
                  <w:rFonts w:ascii="Arial" w:eastAsia="MS Mincho" w:hAnsi="Arial" w:cs="Arial"/>
                  <w:color w:val="000000"/>
                  <w:sz w:val="20"/>
                  <w:szCs w:val="20"/>
                  <w:lang w:eastAsia="fr-FR"/>
                </w:rPr>
                <w:t>Re</w:t>
              </w:r>
              <w:r w:rsidRPr="00F3778B">
                <w:rPr>
                  <w:rFonts w:ascii="Arial" w:eastAsia="MS Mincho" w:hAnsi="Arial" w:cs="Arial"/>
                  <w:color w:val="000000"/>
                  <w:sz w:val="20"/>
                  <w:szCs w:val="20"/>
                  <w:lang w:eastAsia="fr-FR"/>
                </w:rPr>
                <w:t>gion</w:t>
              </w:r>
              <w:r>
                <w:rPr>
                  <w:rFonts w:ascii="Arial" w:eastAsia="MS Mincho" w:hAnsi="Arial" w:cs="Arial"/>
                  <w:color w:val="000000"/>
                  <w:sz w:val="20"/>
                  <w:szCs w:val="20"/>
                  <w:lang w:eastAsia="fr-FR"/>
                </w:rPr>
                <w:t xml:space="preserve">=Global </w:t>
              </w:r>
            </w:ins>
          </w:p>
          <w:p w14:paraId="7D02AEA8" w14:textId="2F84FFB0" w:rsidR="00A4149A" w:rsidRDefault="00A4149A" w:rsidP="00A4149A">
            <w:pPr>
              <w:pStyle w:val="Prrafodelista"/>
              <w:numPr>
                <w:ilvl w:val="0"/>
                <w:numId w:val="8"/>
              </w:numPr>
              <w:tabs>
                <w:tab w:val="left" w:pos="234"/>
              </w:tabs>
              <w:ind w:left="0" w:right="40" w:firstLine="92"/>
              <w:jc w:val="both"/>
              <w:rPr>
                <w:ins w:id="453" w:author="Microsoft Office User" w:date="2020-06-15T18:34:00Z"/>
                <w:rFonts w:ascii="Arial" w:eastAsia="MS Mincho" w:hAnsi="Arial" w:cs="Arial"/>
                <w:color w:val="000000"/>
                <w:sz w:val="20"/>
                <w:szCs w:val="20"/>
                <w:lang w:eastAsia="fr-FR"/>
              </w:rPr>
            </w:pPr>
            <w:ins w:id="454" w:author="Microsoft Office User" w:date="2020-06-15T18:34:00Z">
              <w:r>
                <w:rPr>
                  <w:rFonts w:ascii="Arial" w:eastAsia="MS Mincho" w:hAnsi="Arial" w:cs="Arial"/>
                  <w:color w:val="000000"/>
                  <w:sz w:val="20"/>
                  <w:szCs w:val="20"/>
                  <w:lang w:eastAsia="fr-FR"/>
                </w:rPr>
                <w:t>Type= N</w:t>
              </w:r>
            </w:ins>
            <w:ins w:id="455" w:author="Microsoft Office User" w:date="2020-06-15T18:48:00Z">
              <w:r w:rsidR="005D4ED2">
                <w:rPr>
                  <w:rFonts w:ascii="Arial" w:eastAsia="MS Mincho" w:hAnsi="Arial" w:cs="Arial"/>
                  <w:color w:val="000000"/>
                  <w:sz w:val="20"/>
                  <w:szCs w:val="20"/>
                  <w:lang w:eastAsia="fr-FR"/>
                </w:rPr>
                <w:t>ear Real Time</w:t>
              </w:r>
            </w:ins>
          </w:p>
          <w:p w14:paraId="6AF36A6D" w14:textId="77777777" w:rsidR="00A4149A" w:rsidRDefault="00A4149A" w:rsidP="00A4149A">
            <w:pPr>
              <w:pStyle w:val="Prrafodelista"/>
              <w:numPr>
                <w:ilvl w:val="0"/>
                <w:numId w:val="8"/>
              </w:numPr>
              <w:tabs>
                <w:tab w:val="left" w:pos="234"/>
              </w:tabs>
              <w:ind w:left="0" w:right="40" w:firstLine="92"/>
              <w:jc w:val="both"/>
              <w:rPr>
                <w:ins w:id="456" w:author="Microsoft Office User" w:date="2020-06-15T18:34:00Z"/>
                <w:rFonts w:ascii="Arial" w:eastAsia="MS Mincho" w:hAnsi="Arial" w:cs="Arial"/>
                <w:color w:val="000000"/>
                <w:sz w:val="20"/>
                <w:szCs w:val="20"/>
                <w:lang w:eastAsia="fr-FR"/>
              </w:rPr>
            </w:pPr>
            <w:ins w:id="457" w:author="Microsoft Office User" w:date="2020-06-15T18:34:00Z">
              <w:r>
                <w:rPr>
                  <w:rFonts w:ascii="Arial" w:eastAsia="MS Mincho" w:hAnsi="Arial" w:cs="Arial"/>
                  <w:color w:val="000000"/>
                  <w:sz w:val="20"/>
                  <w:szCs w:val="20"/>
                  <w:lang w:eastAsia="fr-FR"/>
                </w:rPr>
                <w:t>Product:INSITU_GLO_UV_NRT_OBSERVATIONS_013_048</w:t>
              </w:r>
            </w:ins>
          </w:p>
          <w:p w14:paraId="1746BA22" w14:textId="6AB4E72D" w:rsidR="00A4149A" w:rsidRDefault="00A4149A" w:rsidP="00A4149A">
            <w:pPr>
              <w:pStyle w:val="Prrafodelista"/>
              <w:numPr>
                <w:ilvl w:val="0"/>
                <w:numId w:val="8"/>
              </w:numPr>
              <w:tabs>
                <w:tab w:val="left" w:pos="234"/>
              </w:tabs>
              <w:ind w:left="0" w:right="40" w:firstLine="92"/>
              <w:jc w:val="both"/>
              <w:rPr>
                <w:ins w:id="458" w:author="Microsoft Office User" w:date="2020-06-15T18:34:00Z"/>
                <w:rFonts w:ascii="Arial" w:eastAsia="MS Mincho" w:hAnsi="Arial" w:cs="Arial"/>
                <w:color w:val="000000"/>
                <w:sz w:val="20"/>
                <w:szCs w:val="20"/>
                <w:lang w:eastAsia="fr-FR"/>
              </w:rPr>
            </w:pPr>
            <w:ins w:id="459" w:author="Microsoft Office User" w:date="2020-06-15T18:34:00Z">
              <w:r w:rsidRPr="00F3778B">
                <w:rPr>
                  <w:rFonts w:ascii="Arial" w:eastAsia="MS Mincho" w:hAnsi="Arial" w:cs="Arial"/>
                  <w:color w:val="000000"/>
                  <w:sz w:val="20"/>
                  <w:szCs w:val="20"/>
                  <w:lang w:eastAsia="fr-FR"/>
                </w:rPr>
                <w:t>dataset</w:t>
              </w:r>
              <w:r>
                <w:rPr>
                  <w:rFonts w:ascii="Arial" w:eastAsia="MS Mincho" w:hAnsi="Arial" w:cs="Arial"/>
                  <w:color w:val="000000"/>
                  <w:sz w:val="20"/>
                  <w:szCs w:val="20"/>
                  <w:lang w:eastAsia="fr-FR"/>
                </w:rPr>
                <w:t>=</w:t>
              </w:r>
              <w:r w:rsidRPr="00F3778B">
                <w:rPr>
                  <w:rFonts w:ascii="Arial" w:eastAsia="MS Mincho" w:hAnsi="Arial" w:cs="Arial"/>
                  <w:color w:val="000000"/>
                  <w:sz w:val="20"/>
                  <w:szCs w:val="20"/>
                  <w:lang w:eastAsia="fr-FR"/>
                </w:rPr>
                <w:t>radar_</w:t>
              </w:r>
            </w:ins>
            <w:ins w:id="460" w:author="Microsoft Office User" w:date="2020-06-15T18:48:00Z">
              <w:r w:rsidR="005D4ED2">
                <w:rPr>
                  <w:rFonts w:ascii="Arial" w:eastAsia="MS Mincho" w:hAnsi="Arial" w:cs="Arial"/>
                  <w:color w:val="000000"/>
                  <w:sz w:val="20"/>
                  <w:szCs w:val="20"/>
                  <w:lang w:eastAsia="fr-FR"/>
                </w:rPr>
                <w:t>r</w:t>
              </w:r>
            </w:ins>
            <w:ins w:id="461" w:author="Microsoft Office User" w:date="2020-06-15T18:49:00Z">
              <w:r w:rsidR="005D4ED2">
                <w:rPr>
                  <w:rFonts w:ascii="Arial" w:eastAsia="MS Mincho" w:hAnsi="Arial" w:cs="Arial"/>
                  <w:color w:val="000000"/>
                  <w:sz w:val="20"/>
                  <w:szCs w:val="20"/>
                  <w:lang w:eastAsia="fr-FR"/>
                </w:rPr>
                <w:t>adial</w:t>
              </w:r>
            </w:ins>
          </w:p>
          <w:p w14:paraId="57D068FF" w14:textId="03AC24D7" w:rsidR="00A4149A" w:rsidRPr="001E36E2" w:rsidRDefault="00A4149A" w:rsidP="001E36E2">
            <w:pPr>
              <w:pStyle w:val="Prrafodelista"/>
              <w:numPr>
                <w:ilvl w:val="0"/>
                <w:numId w:val="8"/>
              </w:numPr>
              <w:tabs>
                <w:tab w:val="left" w:pos="234"/>
              </w:tabs>
              <w:ind w:left="0" w:right="40" w:firstLine="92"/>
              <w:jc w:val="both"/>
              <w:rPr>
                <w:ins w:id="462" w:author="Microsoft Office User" w:date="2020-06-15T18:34:00Z"/>
                <w:rFonts w:ascii="Arial" w:eastAsia="MS Mincho" w:hAnsi="Arial" w:cs="Arial"/>
                <w:color w:val="000000"/>
                <w:sz w:val="20"/>
                <w:szCs w:val="20"/>
                <w:lang w:eastAsia="fr-FR"/>
              </w:rPr>
            </w:pPr>
            <w:ins w:id="463" w:author="Microsoft Office User" w:date="2020-06-15T18:34:00Z">
              <w:r>
                <w:rPr>
                  <w:rFonts w:ascii="Arial" w:eastAsia="MS Mincho" w:hAnsi="Arial" w:cs="Arial"/>
                  <w:color w:val="000000"/>
                  <w:sz w:val="20"/>
                  <w:szCs w:val="20"/>
                  <w:lang w:eastAsia="fr-FR"/>
                </w:rPr>
                <w:t xml:space="preserve">KPI=Number of platforms (e.g </w:t>
              </w:r>
            </w:ins>
            <w:ins w:id="464" w:author="Microsoft Office User" w:date="2020-06-15T18:49:00Z">
              <w:r w:rsidR="005D4ED2">
                <w:rPr>
                  <w:rFonts w:ascii="Arial" w:eastAsia="MS Mincho" w:hAnsi="Arial" w:cs="Arial"/>
                  <w:color w:val="000000"/>
                  <w:sz w:val="20"/>
                  <w:szCs w:val="20"/>
                  <w:lang w:eastAsia="fr-FR"/>
                </w:rPr>
                <w:t>20</w:t>
              </w:r>
            </w:ins>
            <w:ins w:id="465" w:author="Microsoft Office User" w:date="2020-06-15T18:34:00Z">
              <w:r>
                <w:rPr>
                  <w:rFonts w:ascii="Arial" w:eastAsia="MS Mincho" w:hAnsi="Arial" w:cs="Arial"/>
                  <w:color w:val="000000"/>
                  <w:sz w:val="20"/>
                  <w:szCs w:val="20"/>
                  <w:lang w:eastAsia="fr-FR"/>
                </w:rPr>
                <w:t xml:space="preserve"> HFR </w:t>
              </w:r>
            </w:ins>
            <w:ins w:id="466" w:author="Microsoft Office User" w:date="2020-06-15T18:49:00Z">
              <w:r w:rsidR="005D4ED2">
                <w:rPr>
                  <w:rFonts w:ascii="Arial" w:eastAsia="MS Mincho" w:hAnsi="Arial" w:cs="Arial"/>
                  <w:color w:val="000000"/>
                  <w:sz w:val="20"/>
                  <w:szCs w:val="20"/>
                  <w:lang w:eastAsia="fr-FR"/>
                </w:rPr>
                <w:t xml:space="preserve">radial sites </w:t>
              </w:r>
            </w:ins>
            <w:ins w:id="467" w:author="Microsoft Office User" w:date="2020-06-15T18:34:00Z">
              <w:r>
                <w:rPr>
                  <w:rFonts w:ascii="Arial" w:eastAsia="MS Mincho" w:hAnsi="Arial" w:cs="Arial"/>
                  <w:color w:val="000000"/>
                  <w:sz w:val="20"/>
                  <w:szCs w:val="20"/>
                  <w:lang w:eastAsia="fr-FR"/>
                </w:rPr>
                <w:t xml:space="preserve">were providing </w:t>
              </w:r>
            </w:ins>
            <w:ins w:id="468" w:author="Microsoft Office User" w:date="2020-06-15T18:50:00Z">
              <w:r w:rsidR="005D4ED2">
                <w:rPr>
                  <w:rFonts w:ascii="Arial" w:eastAsia="MS Mincho" w:hAnsi="Arial" w:cs="Arial"/>
                  <w:color w:val="000000"/>
                  <w:sz w:val="20"/>
                  <w:szCs w:val="20"/>
                  <w:lang w:eastAsia="fr-FR"/>
                </w:rPr>
                <w:t>radial velocities</w:t>
              </w:r>
            </w:ins>
            <w:ins w:id="469" w:author="Microsoft Office User" w:date="2020-06-15T18:34:00Z">
              <w:r>
                <w:rPr>
                  <w:rFonts w:ascii="Arial" w:eastAsia="MS Mincho" w:hAnsi="Arial" w:cs="Arial"/>
                  <w:color w:val="000000"/>
                  <w:sz w:val="20"/>
                  <w:szCs w:val="20"/>
                  <w:lang w:eastAsia="fr-FR"/>
                </w:rPr>
                <w:t xml:space="preserve"> at the date of the edition of this document). </w:t>
              </w:r>
            </w:ins>
          </w:p>
          <w:p w14:paraId="4CCFE2D0" w14:textId="77777777" w:rsidR="00A4149A" w:rsidRDefault="00A4149A" w:rsidP="00A4149A">
            <w:pPr>
              <w:pStyle w:val="Prrafodelista"/>
              <w:tabs>
                <w:tab w:val="left" w:pos="234"/>
              </w:tabs>
              <w:ind w:left="60" w:right="40"/>
              <w:jc w:val="both"/>
              <w:rPr>
                <w:ins w:id="470" w:author="Microsoft Office User" w:date="2020-06-15T19:26:00Z"/>
                <w:rFonts w:ascii="Arial" w:eastAsia="MS Mincho" w:hAnsi="Arial" w:cs="Arial"/>
                <w:color w:val="000000"/>
                <w:sz w:val="20"/>
                <w:szCs w:val="20"/>
                <w:lang w:eastAsia="fr-FR"/>
              </w:rPr>
            </w:pPr>
            <w:ins w:id="471" w:author="Microsoft Office User" w:date="2020-06-15T18:34:00Z">
              <w:r>
                <w:rPr>
                  <w:rFonts w:ascii="Arial" w:eastAsia="MS Mincho" w:hAnsi="Arial" w:cs="Arial"/>
                  <w:color w:val="000000"/>
                  <w:sz w:val="20"/>
                  <w:szCs w:val="20"/>
                  <w:lang w:eastAsia="fr-FR"/>
                </w:rPr>
                <w:t>Finally, the figure will be displayed and able to be saved in different formats (i.e. PNG, JPEG, PDF, SVG).</w:t>
              </w:r>
            </w:ins>
          </w:p>
          <w:p w14:paraId="7158F432" w14:textId="5CB2A77A" w:rsidR="00C9497C" w:rsidRPr="00F3778B" w:rsidRDefault="00C9497C" w:rsidP="00A4149A">
            <w:pPr>
              <w:pStyle w:val="Prrafodelista"/>
              <w:tabs>
                <w:tab w:val="left" w:pos="234"/>
              </w:tabs>
              <w:ind w:left="60" w:right="40"/>
              <w:jc w:val="both"/>
              <w:rPr>
                <w:ins w:id="472" w:author="Microsoft Office User" w:date="2020-06-15T18:34:00Z"/>
                <w:rFonts w:ascii="Arial" w:eastAsia="MS Mincho" w:hAnsi="Arial" w:cs="Arial"/>
                <w:color w:val="000000"/>
                <w:sz w:val="20"/>
                <w:szCs w:val="20"/>
                <w:lang w:eastAsia="fr-FR"/>
              </w:rPr>
            </w:pPr>
          </w:p>
        </w:tc>
      </w:tr>
      <w:tr w:rsidR="00A4149A" w:rsidRPr="00F3778B" w14:paraId="4036FD76" w14:textId="77777777" w:rsidTr="001E36E2">
        <w:trPr>
          <w:jc w:val="center"/>
          <w:ins w:id="473" w:author="Microsoft Office User" w:date="2020-06-15T18:34:00Z"/>
        </w:trPr>
        <w:tc>
          <w:tcPr>
            <w:tcW w:w="4617" w:type="dxa"/>
          </w:tcPr>
          <w:p w14:paraId="3333A236" w14:textId="77777777" w:rsidR="00A4149A" w:rsidRPr="00F3778B" w:rsidRDefault="00A4149A" w:rsidP="00A4149A">
            <w:pPr>
              <w:ind w:right="-188"/>
              <w:jc w:val="both"/>
              <w:rPr>
                <w:ins w:id="474" w:author="Microsoft Office User" w:date="2020-06-15T18:34:00Z"/>
                <w:rFonts w:ascii="Arial" w:eastAsia="MS Mincho" w:hAnsi="Arial" w:cs="Arial"/>
                <w:color w:val="000000"/>
                <w:sz w:val="20"/>
                <w:szCs w:val="20"/>
                <w:highlight w:val="yellow"/>
                <w:lang w:eastAsia="fr-FR"/>
              </w:rPr>
            </w:pPr>
            <w:ins w:id="475" w:author="Microsoft Office User" w:date="2020-06-15T18:34:00Z">
              <w:r w:rsidRPr="00F3778B">
                <w:rPr>
                  <w:rFonts w:ascii="Arial" w:eastAsia="MS Mincho" w:hAnsi="Arial" w:cs="Arial"/>
                  <w:color w:val="000000"/>
                  <w:sz w:val="20"/>
                  <w:szCs w:val="20"/>
                  <w:lang w:eastAsia="fr-FR"/>
                </w:rPr>
                <w:drawing>
                  <wp:inline distT="0" distB="0" distL="0" distR="0" wp14:anchorId="4A6E782F" wp14:editId="1A42AE86">
                    <wp:extent cx="2818491" cy="1878994"/>
                    <wp:effectExtent l="0" t="0" r="1270" b="63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number_files.png"/>
                            <pic:cNvPicPr/>
                          </pic:nvPicPr>
                          <pic:blipFill>
                            <a:blip r:embed="rId21"/>
                            <a:stretch>
                              <a:fillRect/>
                            </a:stretch>
                          </pic:blipFill>
                          <pic:spPr>
                            <a:xfrm>
                              <a:off x="0" y="0"/>
                              <a:ext cx="2818491" cy="1878994"/>
                            </a:xfrm>
                            <a:prstGeom prst="rect">
                              <a:avLst/>
                            </a:prstGeom>
                          </pic:spPr>
                        </pic:pic>
                      </a:graphicData>
                    </a:graphic>
                  </wp:inline>
                </w:drawing>
              </w:r>
            </w:ins>
          </w:p>
        </w:tc>
        <w:tc>
          <w:tcPr>
            <w:tcW w:w="6010" w:type="dxa"/>
          </w:tcPr>
          <w:p w14:paraId="5EE2B114" w14:textId="678E1A02" w:rsidR="00A4149A" w:rsidRPr="00F3778B" w:rsidRDefault="00A4149A" w:rsidP="00A4149A">
            <w:pPr>
              <w:ind w:right="40"/>
              <w:jc w:val="both"/>
              <w:rPr>
                <w:ins w:id="476" w:author="Microsoft Office User" w:date="2020-06-15T18:34:00Z"/>
                <w:rFonts w:ascii="Arial" w:eastAsia="MS Mincho" w:hAnsi="Arial" w:cs="Arial"/>
                <w:b/>
                <w:color w:val="000000"/>
                <w:sz w:val="20"/>
                <w:szCs w:val="20"/>
                <w:lang w:eastAsia="fr-FR"/>
              </w:rPr>
            </w:pPr>
            <w:ins w:id="477" w:author="Microsoft Office User" w:date="2020-06-15T18:34:00Z">
              <w:r w:rsidRPr="00F3778B">
                <w:rPr>
                  <w:rFonts w:ascii="Arial" w:eastAsia="MS Mincho" w:hAnsi="Arial" w:cs="Arial"/>
                  <w:b/>
                  <w:color w:val="000000"/>
                  <w:sz w:val="20"/>
                  <w:szCs w:val="20"/>
                  <w:lang w:eastAsia="fr-FR"/>
                </w:rPr>
                <w:t>-Description</w:t>
              </w:r>
              <w:r>
                <w:rPr>
                  <w:rFonts w:ascii="Arial" w:eastAsia="MS Mincho" w:hAnsi="Arial" w:cs="Arial"/>
                  <w:b/>
                  <w:color w:val="000000"/>
                  <w:sz w:val="20"/>
                  <w:szCs w:val="20"/>
                  <w:lang w:eastAsia="fr-FR"/>
                </w:rPr>
                <w:t xml:space="preserve">: </w:t>
              </w:r>
              <w:r w:rsidRPr="00F3778B">
                <w:rPr>
                  <w:rFonts w:ascii="Arial" w:hAnsi="Arial" w:cs="Arial"/>
                  <w:sz w:val="20"/>
                  <w:szCs w:val="20"/>
                </w:rPr>
                <w:t xml:space="preserve">number of </w:t>
              </w:r>
              <w:r>
                <w:rPr>
                  <w:rFonts w:ascii="Arial" w:hAnsi="Arial" w:cs="Arial"/>
                  <w:sz w:val="20"/>
                  <w:szCs w:val="20"/>
                </w:rPr>
                <w:t xml:space="preserve">HFR </w:t>
              </w:r>
            </w:ins>
            <w:ins w:id="478" w:author="Microsoft Office User" w:date="2020-06-15T19:26:00Z">
              <w:r w:rsidR="00C9497C">
                <w:rPr>
                  <w:rFonts w:ascii="Arial" w:hAnsi="Arial" w:cs="Arial"/>
                  <w:sz w:val="20"/>
                  <w:szCs w:val="20"/>
                </w:rPr>
                <w:t>radial velocity</w:t>
              </w:r>
            </w:ins>
            <w:ins w:id="479" w:author="Microsoft Office User" w:date="2020-06-15T18:34:00Z">
              <w:r>
                <w:rPr>
                  <w:rFonts w:ascii="Arial" w:hAnsi="Arial" w:cs="Arial"/>
                  <w:sz w:val="20"/>
                  <w:szCs w:val="20"/>
                </w:rPr>
                <w:t xml:space="preserve"> </w:t>
              </w:r>
              <w:r w:rsidRPr="00F3778B">
                <w:rPr>
                  <w:rFonts w:ascii="Arial" w:hAnsi="Arial" w:cs="Arial"/>
                  <w:sz w:val="20"/>
                  <w:szCs w:val="20"/>
                </w:rPr>
                <w:t>files available in the different folders (historical, latest, monthly)</w:t>
              </w:r>
            </w:ins>
          </w:p>
          <w:p w14:paraId="39B046B3" w14:textId="77777777" w:rsidR="00A4149A" w:rsidRDefault="00A4149A" w:rsidP="00A4149A">
            <w:pPr>
              <w:pStyle w:val="Prrafodelista"/>
              <w:numPr>
                <w:ilvl w:val="0"/>
                <w:numId w:val="8"/>
              </w:numPr>
              <w:tabs>
                <w:tab w:val="left" w:pos="234"/>
              </w:tabs>
              <w:ind w:left="0" w:right="40" w:firstLine="60"/>
              <w:jc w:val="both"/>
              <w:rPr>
                <w:ins w:id="480" w:author="Microsoft Office User" w:date="2020-06-15T18:34:00Z"/>
                <w:rFonts w:ascii="Arial" w:eastAsia="MS Mincho" w:hAnsi="Arial" w:cs="Arial"/>
                <w:color w:val="000000"/>
                <w:sz w:val="20"/>
                <w:szCs w:val="20"/>
                <w:lang w:eastAsia="fr-FR"/>
              </w:rPr>
            </w:pPr>
            <w:ins w:id="481" w:author="Microsoft Office User" w:date="2020-06-15T18:34:00Z">
              <w:r w:rsidRPr="00F3778B">
                <w:rPr>
                  <w:rFonts w:ascii="Arial" w:eastAsia="MS Mincho" w:hAnsi="Arial" w:cs="Arial"/>
                  <w:b/>
                  <w:color w:val="000000"/>
                  <w:sz w:val="20"/>
                  <w:szCs w:val="20"/>
                  <w:lang w:eastAsia="fr-FR"/>
                </w:rPr>
                <w:t>Availability:</w:t>
              </w:r>
              <w:r w:rsidRPr="00F3778B">
                <w:rPr>
                  <w:rFonts w:ascii="Arial" w:eastAsia="MS Mincho" w:hAnsi="Arial" w:cs="Arial"/>
                  <w:color w:val="000000"/>
                  <w:sz w:val="20"/>
                  <w:szCs w:val="20"/>
                  <w:lang w:eastAsia="fr-FR"/>
                </w:rPr>
                <w:t xml:space="preserve"> visit the </w:t>
              </w:r>
              <w:r>
                <w:rPr>
                  <w:rFonts w:ascii="Arial" w:eastAsia="MS Mincho" w:hAnsi="Arial" w:cs="Arial"/>
                  <w:color w:val="000000"/>
                  <w:sz w:val="20"/>
                  <w:szCs w:val="20"/>
                  <w:lang w:eastAsia="fr-FR"/>
                </w:rPr>
                <w:fldChar w:fldCharType="begin"/>
              </w:r>
              <w:r>
                <w:rPr>
                  <w:rFonts w:ascii="Arial" w:eastAsia="MS Mincho" w:hAnsi="Arial" w:cs="Arial"/>
                  <w:color w:val="000000"/>
                  <w:sz w:val="20"/>
                  <w:szCs w:val="20"/>
                  <w:lang w:eastAsia="fr-FR"/>
                </w:rPr>
                <w:instrText xml:space="preserve"> HYPERLINK "http://www.marineinsitu.eu/monitoring/" </w:instrText>
              </w:r>
              <w:r>
                <w:rPr>
                  <w:rFonts w:ascii="Arial" w:eastAsia="MS Mincho" w:hAnsi="Arial" w:cs="Arial"/>
                  <w:color w:val="000000"/>
                  <w:sz w:val="20"/>
                  <w:szCs w:val="20"/>
                  <w:lang w:eastAsia="fr-FR"/>
                </w:rPr>
              </w:r>
              <w:r>
                <w:rPr>
                  <w:rFonts w:ascii="Arial" w:eastAsia="MS Mincho" w:hAnsi="Arial" w:cs="Arial"/>
                  <w:color w:val="000000"/>
                  <w:sz w:val="20"/>
                  <w:szCs w:val="20"/>
                  <w:lang w:eastAsia="fr-FR"/>
                </w:rPr>
                <w:fldChar w:fldCharType="separate"/>
              </w:r>
              <w:r w:rsidRPr="00F3778B">
                <w:rPr>
                  <w:rStyle w:val="Hipervnculo"/>
                  <w:rFonts w:ascii="Arial" w:eastAsia="MS Mincho" w:hAnsi="Arial" w:cs="Arial"/>
                  <w:sz w:val="20"/>
                  <w:szCs w:val="20"/>
                  <w:lang w:eastAsia="fr-FR"/>
                </w:rPr>
                <w:t>monitoring service</w:t>
              </w:r>
              <w:r>
                <w:rPr>
                  <w:rFonts w:ascii="Arial" w:eastAsia="MS Mincho" w:hAnsi="Arial" w:cs="Arial"/>
                  <w:color w:val="000000"/>
                  <w:sz w:val="20"/>
                  <w:szCs w:val="20"/>
                  <w:lang w:eastAsia="fr-FR"/>
                </w:rPr>
                <w:fldChar w:fldCharType="end"/>
              </w:r>
              <w:r w:rsidRPr="00F3778B">
                <w:rPr>
                  <w:rFonts w:ascii="Arial" w:eastAsia="MS Mincho" w:hAnsi="Arial" w:cs="Arial"/>
                  <w:color w:val="000000"/>
                  <w:sz w:val="20"/>
                  <w:szCs w:val="20"/>
                  <w:lang w:eastAsia="fr-FR"/>
                </w:rPr>
                <w:t>, click on “Detailed view” and select</w:t>
              </w:r>
              <w:r>
                <w:rPr>
                  <w:rFonts w:ascii="Arial" w:eastAsia="MS Mincho" w:hAnsi="Arial" w:cs="Arial"/>
                  <w:color w:val="000000"/>
                  <w:sz w:val="20"/>
                  <w:szCs w:val="20"/>
                  <w:lang w:eastAsia="fr-FR"/>
                </w:rPr>
                <w:t>:</w:t>
              </w:r>
              <w:r w:rsidRPr="00F3778B">
                <w:rPr>
                  <w:rFonts w:ascii="Arial" w:eastAsia="MS Mincho" w:hAnsi="Arial" w:cs="Arial"/>
                  <w:color w:val="000000"/>
                  <w:sz w:val="20"/>
                  <w:szCs w:val="20"/>
                  <w:lang w:eastAsia="fr-FR"/>
                </w:rPr>
                <w:t xml:space="preserve"> </w:t>
              </w:r>
            </w:ins>
          </w:p>
          <w:p w14:paraId="3A951339" w14:textId="77777777" w:rsidR="00A4149A" w:rsidRDefault="00A4149A" w:rsidP="00A4149A">
            <w:pPr>
              <w:pStyle w:val="Prrafodelista"/>
              <w:numPr>
                <w:ilvl w:val="0"/>
                <w:numId w:val="8"/>
              </w:numPr>
              <w:tabs>
                <w:tab w:val="left" w:pos="234"/>
              </w:tabs>
              <w:ind w:left="0" w:right="40" w:firstLine="92"/>
              <w:jc w:val="both"/>
              <w:rPr>
                <w:ins w:id="482" w:author="Microsoft Office User" w:date="2020-06-15T18:34:00Z"/>
                <w:rFonts w:ascii="Arial" w:eastAsia="MS Mincho" w:hAnsi="Arial" w:cs="Arial"/>
                <w:color w:val="000000"/>
                <w:sz w:val="20"/>
                <w:szCs w:val="20"/>
                <w:lang w:eastAsia="fr-FR"/>
              </w:rPr>
            </w:pPr>
            <w:ins w:id="483" w:author="Microsoft Office User" w:date="2020-06-15T18:34:00Z">
              <w:r>
                <w:rPr>
                  <w:rFonts w:ascii="Arial" w:eastAsia="MS Mincho" w:hAnsi="Arial" w:cs="Arial"/>
                  <w:color w:val="000000"/>
                  <w:sz w:val="20"/>
                  <w:szCs w:val="20"/>
                  <w:lang w:eastAsia="fr-FR"/>
                </w:rPr>
                <w:t>Re</w:t>
              </w:r>
              <w:r w:rsidRPr="00F3778B">
                <w:rPr>
                  <w:rFonts w:ascii="Arial" w:eastAsia="MS Mincho" w:hAnsi="Arial" w:cs="Arial"/>
                  <w:color w:val="000000"/>
                  <w:sz w:val="20"/>
                  <w:szCs w:val="20"/>
                  <w:lang w:eastAsia="fr-FR"/>
                </w:rPr>
                <w:t>gion</w:t>
              </w:r>
              <w:r>
                <w:rPr>
                  <w:rFonts w:ascii="Arial" w:eastAsia="MS Mincho" w:hAnsi="Arial" w:cs="Arial"/>
                  <w:color w:val="000000"/>
                  <w:sz w:val="20"/>
                  <w:szCs w:val="20"/>
                  <w:lang w:eastAsia="fr-FR"/>
                </w:rPr>
                <w:t xml:space="preserve">=Global </w:t>
              </w:r>
            </w:ins>
          </w:p>
          <w:p w14:paraId="31194CB8" w14:textId="77777777" w:rsidR="005D4ED2" w:rsidRDefault="00A4149A" w:rsidP="005D4ED2">
            <w:pPr>
              <w:pStyle w:val="Prrafodelista"/>
              <w:numPr>
                <w:ilvl w:val="0"/>
                <w:numId w:val="8"/>
              </w:numPr>
              <w:tabs>
                <w:tab w:val="left" w:pos="234"/>
              </w:tabs>
              <w:ind w:left="0" w:right="40" w:firstLine="92"/>
              <w:jc w:val="both"/>
              <w:rPr>
                <w:ins w:id="484" w:author="Microsoft Office User" w:date="2020-06-15T18:48:00Z"/>
                <w:rFonts w:ascii="Arial" w:eastAsia="MS Mincho" w:hAnsi="Arial" w:cs="Arial"/>
                <w:color w:val="000000"/>
                <w:sz w:val="20"/>
                <w:szCs w:val="20"/>
                <w:lang w:eastAsia="fr-FR"/>
              </w:rPr>
            </w:pPr>
            <w:ins w:id="485" w:author="Microsoft Office User" w:date="2020-06-15T18:34:00Z">
              <w:r>
                <w:rPr>
                  <w:rFonts w:ascii="Arial" w:eastAsia="MS Mincho" w:hAnsi="Arial" w:cs="Arial"/>
                  <w:color w:val="000000"/>
                  <w:sz w:val="20"/>
                  <w:szCs w:val="20"/>
                  <w:lang w:eastAsia="fr-FR"/>
                </w:rPr>
                <w:t xml:space="preserve">Type= </w:t>
              </w:r>
            </w:ins>
            <w:ins w:id="486" w:author="Microsoft Office User" w:date="2020-06-15T18:48:00Z">
              <w:r w:rsidR="005D4ED2">
                <w:rPr>
                  <w:rFonts w:ascii="Arial" w:eastAsia="MS Mincho" w:hAnsi="Arial" w:cs="Arial"/>
                  <w:color w:val="000000"/>
                  <w:sz w:val="20"/>
                  <w:szCs w:val="20"/>
                  <w:lang w:eastAsia="fr-FR"/>
                </w:rPr>
                <w:t>N</w:t>
              </w:r>
              <w:r w:rsidR="005D4ED2">
                <w:rPr>
                  <w:rFonts w:ascii="Arial" w:eastAsia="MS Mincho" w:hAnsi="Arial" w:cs="Arial"/>
                  <w:color w:val="000000"/>
                  <w:sz w:val="20"/>
                  <w:szCs w:val="20"/>
                  <w:lang w:eastAsia="fr-FR"/>
                </w:rPr>
                <w:t>ear Real Time</w:t>
              </w:r>
            </w:ins>
          </w:p>
          <w:p w14:paraId="5B505A54" w14:textId="0A13B527" w:rsidR="00A4149A" w:rsidRDefault="00A4149A" w:rsidP="00A4149A">
            <w:pPr>
              <w:pStyle w:val="Prrafodelista"/>
              <w:numPr>
                <w:ilvl w:val="0"/>
                <w:numId w:val="8"/>
              </w:numPr>
              <w:tabs>
                <w:tab w:val="left" w:pos="234"/>
              </w:tabs>
              <w:ind w:left="0" w:right="40" w:firstLine="92"/>
              <w:jc w:val="both"/>
              <w:rPr>
                <w:ins w:id="487" w:author="Microsoft Office User" w:date="2020-06-15T18:34:00Z"/>
                <w:rFonts w:ascii="Arial" w:eastAsia="MS Mincho" w:hAnsi="Arial" w:cs="Arial"/>
                <w:color w:val="000000"/>
                <w:sz w:val="20"/>
                <w:szCs w:val="20"/>
                <w:lang w:eastAsia="fr-FR"/>
              </w:rPr>
            </w:pPr>
            <w:ins w:id="488" w:author="Microsoft Office User" w:date="2020-06-15T18:34:00Z">
              <w:r>
                <w:rPr>
                  <w:rFonts w:ascii="Arial" w:eastAsia="MS Mincho" w:hAnsi="Arial" w:cs="Arial"/>
                  <w:color w:val="000000"/>
                  <w:sz w:val="20"/>
                  <w:szCs w:val="20"/>
                  <w:lang w:eastAsia="fr-FR"/>
                </w:rPr>
                <w:t>Product:INSITU_GLO_UV_NRT_OBSERVATIONS_013_048</w:t>
              </w:r>
            </w:ins>
          </w:p>
          <w:p w14:paraId="34A63D41" w14:textId="36EEB8CC" w:rsidR="00A4149A" w:rsidRDefault="00A4149A" w:rsidP="00A4149A">
            <w:pPr>
              <w:pStyle w:val="Prrafodelista"/>
              <w:numPr>
                <w:ilvl w:val="0"/>
                <w:numId w:val="8"/>
              </w:numPr>
              <w:tabs>
                <w:tab w:val="left" w:pos="234"/>
              </w:tabs>
              <w:ind w:left="0" w:right="40" w:firstLine="92"/>
              <w:jc w:val="both"/>
              <w:rPr>
                <w:ins w:id="489" w:author="Microsoft Office User" w:date="2020-06-15T18:34:00Z"/>
                <w:rFonts w:ascii="Arial" w:eastAsia="MS Mincho" w:hAnsi="Arial" w:cs="Arial"/>
                <w:color w:val="000000"/>
                <w:sz w:val="20"/>
                <w:szCs w:val="20"/>
                <w:lang w:eastAsia="fr-FR"/>
              </w:rPr>
            </w:pPr>
            <w:ins w:id="490" w:author="Microsoft Office User" w:date="2020-06-15T18:34:00Z">
              <w:r w:rsidRPr="00F3778B">
                <w:rPr>
                  <w:rFonts w:ascii="Arial" w:eastAsia="MS Mincho" w:hAnsi="Arial" w:cs="Arial"/>
                  <w:color w:val="000000"/>
                  <w:sz w:val="20"/>
                  <w:szCs w:val="20"/>
                  <w:lang w:eastAsia="fr-FR"/>
                </w:rPr>
                <w:t>dataset</w:t>
              </w:r>
              <w:r>
                <w:rPr>
                  <w:rFonts w:ascii="Arial" w:eastAsia="MS Mincho" w:hAnsi="Arial" w:cs="Arial"/>
                  <w:color w:val="000000"/>
                  <w:sz w:val="20"/>
                  <w:szCs w:val="20"/>
                  <w:lang w:eastAsia="fr-FR"/>
                </w:rPr>
                <w:t>=</w:t>
              </w:r>
              <w:r w:rsidRPr="00F3778B">
                <w:rPr>
                  <w:rFonts w:ascii="Arial" w:eastAsia="MS Mincho" w:hAnsi="Arial" w:cs="Arial"/>
                  <w:color w:val="000000"/>
                  <w:sz w:val="20"/>
                  <w:szCs w:val="20"/>
                  <w:lang w:eastAsia="fr-FR"/>
                </w:rPr>
                <w:t>radar_</w:t>
              </w:r>
            </w:ins>
            <w:ins w:id="491" w:author="Microsoft Office User" w:date="2020-06-15T18:49:00Z">
              <w:r w:rsidR="005D4ED2">
                <w:rPr>
                  <w:rFonts w:ascii="Arial" w:eastAsia="MS Mincho" w:hAnsi="Arial" w:cs="Arial"/>
                  <w:color w:val="000000"/>
                  <w:sz w:val="20"/>
                  <w:szCs w:val="20"/>
                  <w:lang w:eastAsia="fr-FR"/>
                </w:rPr>
                <w:t>radial</w:t>
              </w:r>
            </w:ins>
          </w:p>
          <w:p w14:paraId="6888C04D" w14:textId="790E2DA3" w:rsidR="00A4149A" w:rsidRDefault="00A4149A" w:rsidP="00A4149A">
            <w:pPr>
              <w:pStyle w:val="Prrafodelista"/>
              <w:numPr>
                <w:ilvl w:val="0"/>
                <w:numId w:val="8"/>
              </w:numPr>
              <w:tabs>
                <w:tab w:val="left" w:pos="234"/>
              </w:tabs>
              <w:ind w:left="0" w:right="40" w:firstLine="92"/>
              <w:jc w:val="both"/>
              <w:rPr>
                <w:ins w:id="492" w:author="Microsoft Office User" w:date="2020-06-15T18:34:00Z"/>
                <w:rFonts w:ascii="Arial" w:eastAsia="MS Mincho" w:hAnsi="Arial" w:cs="Arial"/>
                <w:color w:val="000000"/>
                <w:sz w:val="20"/>
                <w:szCs w:val="20"/>
                <w:lang w:eastAsia="fr-FR"/>
              </w:rPr>
            </w:pPr>
            <w:ins w:id="493" w:author="Microsoft Office User" w:date="2020-06-15T18:34:00Z">
              <w:r>
                <w:rPr>
                  <w:rFonts w:ascii="Arial" w:eastAsia="MS Mincho" w:hAnsi="Arial" w:cs="Arial"/>
                  <w:color w:val="000000"/>
                  <w:sz w:val="20"/>
                  <w:szCs w:val="20"/>
                  <w:lang w:eastAsia="fr-FR"/>
                </w:rPr>
                <w:t xml:space="preserve">KPI=Number of files (e.g. </w:t>
              </w:r>
            </w:ins>
            <w:ins w:id="494" w:author="Microsoft Office User" w:date="2020-06-15T18:51:00Z">
              <w:r w:rsidR="005D4ED2">
                <w:rPr>
                  <w:rFonts w:ascii="Arial" w:eastAsia="MS Mincho" w:hAnsi="Arial" w:cs="Arial"/>
                  <w:color w:val="000000"/>
                  <w:sz w:val="20"/>
                  <w:szCs w:val="20"/>
                  <w:lang w:eastAsia="fr-FR"/>
                </w:rPr>
                <w:t>610</w:t>
              </w:r>
            </w:ins>
            <w:ins w:id="495" w:author="Microsoft Office User" w:date="2020-06-15T18:34:00Z">
              <w:r>
                <w:rPr>
                  <w:rFonts w:ascii="Arial" w:eastAsia="MS Mincho" w:hAnsi="Arial" w:cs="Arial"/>
                  <w:color w:val="000000"/>
                  <w:sz w:val="20"/>
                  <w:szCs w:val="20"/>
                  <w:lang w:eastAsia="fr-FR"/>
                </w:rPr>
                <w:t xml:space="preserve"> HFR </w:t>
              </w:r>
            </w:ins>
            <w:ins w:id="496" w:author="Microsoft Office User" w:date="2020-06-15T18:51:00Z">
              <w:r w:rsidR="005D4ED2">
                <w:rPr>
                  <w:rFonts w:ascii="Arial" w:eastAsia="MS Mincho" w:hAnsi="Arial" w:cs="Arial"/>
                  <w:color w:val="000000"/>
                  <w:sz w:val="20"/>
                  <w:szCs w:val="20"/>
                  <w:lang w:eastAsia="fr-FR"/>
                </w:rPr>
                <w:t xml:space="preserve">radial </w:t>
              </w:r>
            </w:ins>
            <w:ins w:id="497" w:author="Microsoft Office User" w:date="2020-06-15T18:34:00Z">
              <w:r>
                <w:rPr>
                  <w:rFonts w:ascii="Arial" w:eastAsia="MS Mincho" w:hAnsi="Arial" w:cs="Arial"/>
                  <w:color w:val="000000"/>
                  <w:sz w:val="20"/>
                  <w:szCs w:val="20"/>
                  <w:lang w:eastAsia="fr-FR"/>
                </w:rPr>
                <w:t xml:space="preserve">files were available in the last 30 days, </w:t>
              </w:r>
            </w:ins>
            <w:ins w:id="498" w:author="Microsoft Office User" w:date="2020-06-15T18:52:00Z">
              <w:r w:rsidR="005D4ED2">
                <w:rPr>
                  <w:rFonts w:ascii="Arial" w:eastAsia="MS Mincho" w:hAnsi="Arial" w:cs="Arial"/>
                  <w:color w:val="000000"/>
                  <w:sz w:val="20"/>
                  <w:szCs w:val="20"/>
                  <w:lang w:eastAsia="fr-FR"/>
                </w:rPr>
                <w:t>27</w:t>
              </w:r>
            </w:ins>
            <w:ins w:id="499" w:author="Microsoft Office User" w:date="2020-06-15T18:34:00Z">
              <w:r>
                <w:rPr>
                  <w:rFonts w:ascii="Arial" w:eastAsia="MS Mincho" w:hAnsi="Arial" w:cs="Arial"/>
                  <w:color w:val="000000"/>
                  <w:sz w:val="20"/>
                  <w:szCs w:val="20"/>
                  <w:lang w:eastAsia="fr-FR"/>
                </w:rPr>
                <w:t xml:space="preserve"> historical files and </w:t>
              </w:r>
            </w:ins>
            <w:ins w:id="500" w:author="Microsoft Office User" w:date="2020-06-15T18:51:00Z">
              <w:r w:rsidR="005D4ED2">
                <w:rPr>
                  <w:rFonts w:ascii="Arial" w:eastAsia="MS Mincho" w:hAnsi="Arial" w:cs="Arial"/>
                  <w:color w:val="000000"/>
                  <w:sz w:val="20"/>
                  <w:szCs w:val="20"/>
                  <w:lang w:eastAsia="fr-FR"/>
                </w:rPr>
                <w:t>273</w:t>
              </w:r>
            </w:ins>
            <w:ins w:id="501" w:author="Microsoft Office User" w:date="2020-06-15T18:34:00Z">
              <w:r>
                <w:rPr>
                  <w:rFonts w:ascii="Arial" w:eastAsia="MS Mincho" w:hAnsi="Arial" w:cs="Arial"/>
                  <w:color w:val="000000"/>
                  <w:sz w:val="20"/>
                  <w:szCs w:val="20"/>
                  <w:lang w:eastAsia="fr-FR"/>
                </w:rPr>
                <w:t xml:space="preserve"> monthly files)</w:t>
              </w:r>
            </w:ins>
          </w:p>
          <w:p w14:paraId="5D48782B" w14:textId="77777777" w:rsidR="00A4149A" w:rsidRPr="00F3778B" w:rsidRDefault="00A4149A" w:rsidP="00A4149A">
            <w:pPr>
              <w:ind w:right="40"/>
              <w:jc w:val="both"/>
              <w:rPr>
                <w:ins w:id="502" w:author="Microsoft Office User" w:date="2020-06-15T18:34:00Z"/>
                <w:rFonts w:ascii="Arial" w:eastAsia="MS Mincho" w:hAnsi="Arial" w:cs="Arial"/>
                <w:color w:val="000000"/>
                <w:sz w:val="20"/>
                <w:szCs w:val="20"/>
                <w:highlight w:val="yellow"/>
                <w:lang w:eastAsia="fr-FR"/>
              </w:rPr>
            </w:pPr>
            <w:ins w:id="503" w:author="Microsoft Office User" w:date="2020-06-15T18:34:00Z">
              <w:r>
                <w:rPr>
                  <w:rFonts w:ascii="Arial" w:eastAsia="MS Mincho" w:hAnsi="Arial" w:cs="Arial"/>
                  <w:color w:val="000000"/>
                  <w:sz w:val="20"/>
                  <w:szCs w:val="20"/>
                  <w:lang w:eastAsia="fr-FR"/>
                </w:rPr>
                <w:t>Finally, the figure will be displayed and able to be saved in different formats (i.e. PNG, JPEG, PDF, SVG).</w:t>
              </w:r>
            </w:ins>
          </w:p>
        </w:tc>
      </w:tr>
    </w:tbl>
    <w:p w14:paraId="7A1853B8" w14:textId="7A0626BA" w:rsidR="00F44FEF" w:rsidRPr="00C0189F" w:rsidRDefault="00F44FEF">
      <w:pPr>
        <w:rPr>
          <w:rFonts w:eastAsia="MS Mincho" w:cs="Arial"/>
          <w:color w:val="000000"/>
          <w:lang w:eastAsia="fr-FR"/>
        </w:rPr>
      </w:pPr>
    </w:p>
    <w:p w14:paraId="7F7B6701" w14:textId="79DC9FED" w:rsidR="004B2CCE" w:rsidRPr="001E36E2" w:rsidRDefault="008502DD" w:rsidP="009C3265">
      <w:pPr>
        <w:pStyle w:val="Ttulo1"/>
        <w:numPr>
          <w:ilvl w:val="0"/>
          <w:numId w:val="15"/>
        </w:numPr>
        <w:rPr>
          <w:rFonts w:ascii="Arial" w:hAnsi="Arial" w:cs="Arial"/>
          <w:sz w:val="28"/>
          <w:szCs w:val="28"/>
          <w:lang w:eastAsia="fr-FR"/>
        </w:rPr>
      </w:pPr>
      <w:bookmarkStart w:id="504" w:name="_Ref42008186"/>
      <w:bookmarkStart w:id="505" w:name="_Toc42010923"/>
      <w:r w:rsidRPr="001E36E2">
        <w:rPr>
          <w:rFonts w:ascii="Arial" w:hAnsi="Arial" w:cs="Arial"/>
          <w:sz w:val="28"/>
          <w:szCs w:val="28"/>
          <w:lang w:eastAsia="fr-FR"/>
        </w:rPr>
        <w:t xml:space="preserve">Variable </w:t>
      </w:r>
      <w:r w:rsidR="001201DD" w:rsidRPr="001E36E2">
        <w:rPr>
          <w:rFonts w:ascii="Arial" w:hAnsi="Arial" w:cs="Arial"/>
          <w:sz w:val="28"/>
          <w:szCs w:val="28"/>
          <w:lang w:eastAsia="fr-FR"/>
        </w:rPr>
        <w:t xml:space="preserve">NEAR SURFACE </w:t>
      </w:r>
      <w:r w:rsidRPr="001E36E2">
        <w:rPr>
          <w:rFonts w:ascii="Arial" w:hAnsi="Arial" w:cs="Arial"/>
          <w:sz w:val="28"/>
          <w:szCs w:val="28"/>
          <w:lang w:eastAsia="fr-FR"/>
        </w:rPr>
        <w:t xml:space="preserve">SEA WATER VELOCITY </w:t>
      </w:r>
      <w:r w:rsidR="009105B6" w:rsidRPr="001E36E2">
        <w:rPr>
          <w:rFonts w:ascii="Arial" w:hAnsi="Arial" w:cs="Arial"/>
          <w:sz w:val="28"/>
          <w:szCs w:val="28"/>
          <w:lang w:eastAsia="fr-FR"/>
        </w:rPr>
        <w:t>f</w:t>
      </w:r>
      <w:r w:rsidRPr="001E36E2">
        <w:rPr>
          <w:rFonts w:ascii="Arial" w:hAnsi="Arial" w:cs="Arial"/>
          <w:sz w:val="28"/>
          <w:szCs w:val="28"/>
          <w:lang w:eastAsia="fr-FR"/>
        </w:rPr>
        <w:t>rom “drifter” dataset</w:t>
      </w:r>
      <w:bookmarkEnd w:id="504"/>
      <w:bookmarkEnd w:id="505"/>
    </w:p>
    <w:p w14:paraId="32063FF8" w14:textId="3676DADB" w:rsidR="00B7147C" w:rsidRPr="001E36E2" w:rsidRDefault="00B7147C" w:rsidP="001E36E2">
      <w:pPr>
        <w:jc w:val="both"/>
        <w:rPr>
          <w:rFonts w:ascii="Arial" w:hAnsi="Arial" w:cs="Arial"/>
          <w:sz w:val="22"/>
          <w:szCs w:val="22"/>
          <w:lang w:eastAsia="fr-FR"/>
        </w:rPr>
      </w:pPr>
      <w:r w:rsidRPr="001E36E2">
        <w:rPr>
          <w:rFonts w:ascii="Arial" w:hAnsi="Arial" w:cs="Arial"/>
          <w:sz w:val="22"/>
          <w:szCs w:val="22"/>
          <w:lang w:eastAsia="fr-FR"/>
        </w:rPr>
        <w:t xml:space="preserve">SVP drifter’s velocity is not the perfect measurement of the water column averaged over the drogue depth. The water can sink, or the drifter can slip due to wind influence on the surface float. Hence the resulting drifter velocity is the addition of the 15 </w:t>
      </w:r>
      <w:r w:rsidR="00342A89" w:rsidRPr="001E36E2">
        <w:rPr>
          <w:rFonts w:ascii="Arial" w:hAnsi="Arial" w:cs="Arial"/>
          <w:sz w:val="22"/>
          <w:szCs w:val="22"/>
          <w:lang w:eastAsia="fr-FR"/>
        </w:rPr>
        <w:t xml:space="preserve">(or 50) </w:t>
      </w:r>
      <w:r w:rsidRPr="001E36E2">
        <w:rPr>
          <w:rFonts w:ascii="Arial" w:hAnsi="Arial" w:cs="Arial"/>
          <w:sz w:val="22"/>
          <w:szCs w:val="22"/>
          <w:lang w:eastAsia="fr-FR"/>
        </w:rPr>
        <w:t>meters depth large-scale current, the upper-ocean wind-driven flow, the influence of tides and Stokes Drift and other forces on the drogue and the surface body of the drifter, and the slip.</w:t>
      </w:r>
    </w:p>
    <w:p w14:paraId="4D88ACE0" w14:textId="4806ED8E" w:rsidR="00B7147C" w:rsidRPr="001E36E2" w:rsidRDefault="00454C6D" w:rsidP="001E36E2">
      <w:pPr>
        <w:jc w:val="both"/>
        <w:rPr>
          <w:rFonts w:ascii="Arial" w:hAnsi="Arial" w:cs="Arial"/>
          <w:sz w:val="22"/>
          <w:szCs w:val="22"/>
          <w:lang w:eastAsia="fr-FR"/>
        </w:rPr>
      </w:pPr>
      <w:r w:rsidRPr="001E36E2">
        <w:rPr>
          <w:rFonts w:ascii="Arial" w:hAnsi="Arial" w:cs="Arial"/>
          <w:sz w:val="22"/>
          <w:szCs w:val="22"/>
          <w:lang w:eastAsia="fr-FR"/>
        </w:rPr>
        <w:fldChar w:fldCharType="begin"/>
      </w:r>
      <w:r w:rsidRPr="001E36E2">
        <w:rPr>
          <w:rFonts w:ascii="Arial" w:hAnsi="Arial" w:cs="Arial"/>
          <w:sz w:val="22"/>
          <w:szCs w:val="22"/>
          <w:lang w:eastAsia="fr-FR"/>
        </w:rPr>
        <w:instrText xml:space="preserve"> REF _Ref36470590 \h </w:instrText>
      </w:r>
      <w:r w:rsidRPr="001E36E2">
        <w:rPr>
          <w:rFonts w:ascii="Arial" w:hAnsi="Arial" w:cs="Arial"/>
          <w:sz w:val="22"/>
          <w:szCs w:val="22"/>
          <w:lang w:eastAsia="fr-FR"/>
        </w:rPr>
      </w:r>
      <w:r w:rsidR="00AB29E7" w:rsidRPr="001E36E2">
        <w:rPr>
          <w:rFonts w:ascii="Arial" w:hAnsi="Arial" w:cs="Arial"/>
          <w:sz w:val="22"/>
          <w:szCs w:val="22"/>
          <w:lang w:eastAsia="fr-FR"/>
        </w:rPr>
        <w:instrText xml:space="preserve"> \* MERGEFORMAT </w:instrText>
      </w:r>
      <w:r w:rsidRPr="001E36E2">
        <w:rPr>
          <w:rFonts w:ascii="Arial" w:hAnsi="Arial" w:cs="Arial"/>
          <w:sz w:val="22"/>
          <w:szCs w:val="22"/>
          <w:lang w:eastAsia="fr-FR"/>
        </w:rPr>
        <w:fldChar w:fldCharType="separate"/>
      </w:r>
      <w:r w:rsidR="00663965" w:rsidRPr="001E36E2">
        <w:rPr>
          <w:rFonts w:ascii="Arial" w:hAnsi="Arial" w:cs="Arial"/>
          <w:sz w:val="22"/>
          <w:szCs w:val="22"/>
        </w:rPr>
        <w:t>Table 3</w:t>
      </w:r>
      <w:r w:rsidRPr="001E36E2">
        <w:rPr>
          <w:rFonts w:ascii="Arial" w:hAnsi="Arial" w:cs="Arial"/>
          <w:sz w:val="22"/>
          <w:szCs w:val="22"/>
          <w:lang w:eastAsia="fr-FR"/>
        </w:rPr>
        <w:fldChar w:fldCharType="end"/>
      </w:r>
      <w:r w:rsidRPr="001E36E2">
        <w:rPr>
          <w:rFonts w:ascii="Arial" w:hAnsi="Arial" w:cs="Arial"/>
          <w:sz w:val="22"/>
          <w:szCs w:val="22"/>
          <w:lang w:eastAsia="fr-FR"/>
        </w:rPr>
        <w:t xml:space="preserve"> </w:t>
      </w:r>
      <w:r w:rsidR="00B7147C" w:rsidRPr="001E36E2">
        <w:rPr>
          <w:rFonts w:ascii="Arial" w:hAnsi="Arial" w:cs="Arial"/>
          <w:sz w:val="22"/>
          <w:szCs w:val="22"/>
          <w:lang w:eastAsia="fr-FR"/>
        </w:rPr>
        <w:t>summarizes the accuracy of the measurements that can be expected from the drifters</w:t>
      </w:r>
      <w:r w:rsidR="00620D45" w:rsidRPr="001E36E2">
        <w:rPr>
          <w:rFonts w:ascii="Arial" w:hAnsi="Arial" w:cs="Arial"/>
          <w:sz w:val="22"/>
          <w:szCs w:val="22"/>
          <w:lang w:eastAsia="fr-FR"/>
        </w:rPr>
        <w:t>.</w:t>
      </w:r>
      <w:r w:rsidR="00B7147C" w:rsidRPr="001E36E2">
        <w:rPr>
          <w:rFonts w:ascii="Arial" w:hAnsi="Arial" w:cs="Arial"/>
          <w:sz w:val="22"/>
          <w:szCs w:val="22"/>
          <w:lang w:eastAsia="fr-FR"/>
        </w:rPr>
        <w:t xml:space="preserve"> This is the best accuracy that a user can expect for the data:</w:t>
      </w:r>
    </w:p>
    <w:tbl>
      <w:tblPr>
        <w:tblW w:w="9210"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30"/>
        <w:gridCol w:w="4815"/>
        <w:gridCol w:w="1965"/>
      </w:tblGrid>
      <w:tr w:rsidR="00B7147C" w:rsidRPr="001E36E2" w14:paraId="3CFA95B9" w14:textId="77777777" w:rsidTr="000C0E58">
        <w:trPr>
          <w:trHeight w:val="429"/>
          <w:jc w:val="center"/>
        </w:trPr>
        <w:tc>
          <w:tcPr>
            <w:tcW w:w="2430" w:type="dxa"/>
            <w:tcBorders>
              <w:top w:val="single" w:sz="8" w:space="0" w:color="000000"/>
              <w:left w:val="single" w:sz="8" w:space="0" w:color="000000"/>
              <w:bottom w:val="single" w:sz="8" w:space="0" w:color="000000"/>
              <w:right w:val="single" w:sz="8" w:space="0" w:color="000000"/>
            </w:tcBorders>
            <w:shd w:val="clear" w:color="auto" w:fill="2F5496" w:themeFill="accent1" w:themeFillShade="BF"/>
            <w:tcMar>
              <w:top w:w="100" w:type="dxa"/>
              <w:left w:w="100" w:type="dxa"/>
              <w:bottom w:w="100" w:type="dxa"/>
              <w:right w:w="100" w:type="dxa"/>
            </w:tcMar>
            <w:hideMark/>
          </w:tcPr>
          <w:p w14:paraId="0F5CE678" w14:textId="77777777" w:rsidR="00B7147C" w:rsidRPr="001E36E2" w:rsidRDefault="00B7147C" w:rsidP="001E36E2">
            <w:pPr>
              <w:jc w:val="both"/>
              <w:rPr>
                <w:rFonts w:ascii="Arial" w:hAnsi="Arial" w:cs="Arial"/>
                <w:b/>
                <w:color w:val="FFFFFF" w:themeColor="background1"/>
                <w:sz w:val="22"/>
                <w:szCs w:val="22"/>
                <w:lang w:eastAsia="fr-FR"/>
              </w:rPr>
            </w:pPr>
            <w:r w:rsidRPr="001E36E2">
              <w:rPr>
                <w:rFonts w:ascii="Arial" w:hAnsi="Arial" w:cs="Arial"/>
                <w:b/>
                <w:color w:val="FFFFFF" w:themeColor="background1"/>
                <w:sz w:val="22"/>
                <w:szCs w:val="22"/>
                <w:lang w:eastAsia="fr-FR"/>
              </w:rPr>
              <w:t>Dataset</w:t>
            </w:r>
          </w:p>
        </w:tc>
        <w:tc>
          <w:tcPr>
            <w:tcW w:w="4815" w:type="dxa"/>
            <w:tcBorders>
              <w:top w:val="single" w:sz="8" w:space="0" w:color="000000"/>
              <w:left w:val="single" w:sz="6" w:space="0" w:color="000000"/>
              <w:bottom w:val="single" w:sz="8" w:space="0" w:color="000000"/>
              <w:right w:val="single" w:sz="8" w:space="0" w:color="000000"/>
            </w:tcBorders>
            <w:shd w:val="clear" w:color="auto" w:fill="2F5496" w:themeFill="accent1" w:themeFillShade="BF"/>
            <w:tcMar>
              <w:top w:w="100" w:type="dxa"/>
              <w:left w:w="100" w:type="dxa"/>
              <w:bottom w:w="100" w:type="dxa"/>
              <w:right w:w="100" w:type="dxa"/>
            </w:tcMar>
            <w:hideMark/>
          </w:tcPr>
          <w:p w14:paraId="7A023BF1" w14:textId="77777777" w:rsidR="00B7147C" w:rsidRPr="001E36E2" w:rsidRDefault="00B7147C" w:rsidP="001E36E2">
            <w:pPr>
              <w:jc w:val="both"/>
              <w:rPr>
                <w:rFonts w:ascii="Arial" w:hAnsi="Arial" w:cs="Arial"/>
                <w:b/>
                <w:color w:val="FFFFFF" w:themeColor="background1"/>
                <w:sz w:val="22"/>
                <w:szCs w:val="22"/>
                <w:lang w:eastAsia="fr-FR"/>
              </w:rPr>
            </w:pPr>
            <w:r w:rsidRPr="001E36E2">
              <w:rPr>
                <w:rFonts w:ascii="Arial" w:hAnsi="Arial" w:cs="Arial"/>
                <w:b/>
                <w:color w:val="FFFFFF" w:themeColor="background1"/>
                <w:sz w:val="22"/>
                <w:szCs w:val="22"/>
                <w:lang w:eastAsia="fr-FR"/>
              </w:rPr>
              <w:t>Reference</w:t>
            </w:r>
          </w:p>
        </w:tc>
        <w:tc>
          <w:tcPr>
            <w:tcW w:w="1965" w:type="dxa"/>
            <w:tcBorders>
              <w:top w:val="single" w:sz="8" w:space="0" w:color="000000"/>
              <w:left w:val="single" w:sz="6" w:space="0" w:color="000000"/>
              <w:bottom w:val="single" w:sz="8" w:space="0" w:color="000000"/>
              <w:right w:val="single" w:sz="8" w:space="0" w:color="000000"/>
            </w:tcBorders>
            <w:shd w:val="clear" w:color="auto" w:fill="2F5496" w:themeFill="accent1" w:themeFillShade="BF"/>
            <w:tcMar>
              <w:top w:w="100" w:type="dxa"/>
              <w:left w:w="100" w:type="dxa"/>
              <w:bottom w:w="100" w:type="dxa"/>
              <w:right w:w="100" w:type="dxa"/>
            </w:tcMar>
            <w:hideMark/>
          </w:tcPr>
          <w:p w14:paraId="42C28F27" w14:textId="77777777" w:rsidR="00B7147C" w:rsidRPr="001E36E2" w:rsidRDefault="00B7147C" w:rsidP="001E36E2">
            <w:pPr>
              <w:jc w:val="both"/>
              <w:rPr>
                <w:rFonts w:ascii="Arial" w:hAnsi="Arial" w:cs="Arial"/>
                <w:b/>
                <w:color w:val="FFFFFF" w:themeColor="background1"/>
                <w:sz w:val="22"/>
                <w:szCs w:val="22"/>
                <w:lang w:eastAsia="fr-FR"/>
              </w:rPr>
            </w:pPr>
            <w:r w:rsidRPr="001E36E2">
              <w:rPr>
                <w:rFonts w:ascii="Arial" w:hAnsi="Arial" w:cs="Arial"/>
                <w:b/>
                <w:color w:val="FFFFFF" w:themeColor="background1"/>
                <w:sz w:val="22"/>
                <w:szCs w:val="22"/>
                <w:lang w:eastAsia="fr-FR"/>
              </w:rPr>
              <w:t>Current (m/s)</w:t>
            </w:r>
          </w:p>
        </w:tc>
      </w:tr>
      <w:tr w:rsidR="002C2AD7" w:rsidRPr="001E36E2" w14:paraId="4A7013ED" w14:textId="77777777" w:rsidTr="00B7147C">
        <w:trPr>
          <w:trHeight w:val="376"/>
          <w:jc w:val="center"/>
        </w:trPr>
        <w:tc>
          <w:tcPr>
            <w:tcW w:w="2430" w:type="dxa"/>
            <w:tcBorders>
              <w:top w:val="single" w:sz="6" w:space="0" w:color="000000"/>
              <w:left w:val="single" w:sz="8" w:space="0" w:color="000000"/>
              <w:bottom w:val="single" w:sz="8" w:space="0" w:color="000000"/>
              <w:right w:val="single" w:sz="8" w:space="0" w:color="000000"/>
            </w:tcBorders>
            <w:shd w:val="clear" w:color="auto" w:fill="AAC0DE"/>
            <w:tcMar>
              <w:top w:w="100" w:type="dxa"/>
              <w:left w:w="100" w:type="dxa"/>
              <w:bottom w:w="100" w:type="dxa"/>
              <w:right w:w="100" w:type="dxa"/>
            </w:tcMar>
            <w:hideMark/>
          </w:tcPr>
          <w:p w14:paraId="744EA9C7" w14:textId="77777777" w:rsidR="002C2AD7" w:rsidRPr="001E36E2" w:rsidRDefault="002C2AD7" w:rsidP="001E36E2">
            <w:pPr>
              <w:jc w:val="both"/>
              <w:rPr>
                <w:rFonts w:ascii="Arial" w:hAnsi="Arial" w:cs="Arial"/>
                <w:sz w:val="22"/>
                <w:szCs w:val="22"/>
                <w:lang w:eastAsia="fr-FR"/>
              </w:rPr>
            </w:pPr>
            <w:r w:rsidRPr="001E36E2">
              <w:rPr>
                <w:rFonts w:ascii="Arial" w:hAnsi="Arial" w:cs="Arial"/>
                <w:sz w:val="22"/>
                <w:szCs w:val="22"/>
                <w:lang w:eastAsia="fr-FR"/>
              </w:rPr>
              <w:t>drifter</w:t>
            </w:r>
          </w:p>
        </w:tc>
        <w:tc>
          <w:tcPr>
            <w:tcW w:w="4815"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14:paraId="08D433C1" w14:textId="1C0602FB" w:rsidR="002C2AD7" w:rsidRPr="001E36E2" w:rsidRDefault="002C2AD7" w:rsidP="001E36E2">
            <w:pPr>
              <w:jc w:val="both"/>
              <w:rPr>
                <w:rFonts w:ascii="Arial" w:hAnsi="Arial" w:cs="Arial"/>
                <w:sz w:val="22"/>
                <w:szCs w:val="22"/>
                <w:lang w:eastAsia="fr-FR"/>
              </w:rPr>
            </w:pPr>
            <w:r w:rsidRPr="001E36E2">
              <w:rPr>
                <w:rFonts w:ascii="Arial" w:hAnsi="Arial" w:cs="Arial"/>
                <w:sz w:val="22"/>
                <w:szCs w:val="22"/>
                <w:highlight w:val="yellow"/>
                <w:lang w:eastAsia="fr-FR"/>
              </w:rPr>
              <w:t>Poulain</w:t>
            </w:r>
            <w:r w:rsidRPr="001E36E2">
              <w:rPr>
                <w:rFonts w:ascii="Arial" w:hAnsi="Arial" w:cs="Arial"/>
                <w:sz w:val="22"/>
                <w:szCs w:val="22"/>
                <w:lang w:eastAsia="fr-FR"/>
              </w:rPr>
              <w:t xml:space="preserve"> et al. (2012, doi:10.1175/JPO-D-11-0159.1)</w:t>
            </w:r>
          </w:p>
        </w:tc>
        <w:tc>
          <w:tcPr>
            <w:tcW w:w="1965"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14:paraId="4FD21B59" w14:textId="206E3CD9" w:rsidR="002C2AD7" w:rsidRPr="001E36E2" w:rsidRDefault="002C2AD7" w:rsidP="001E36E2">
            <w:pPr>
              <w:jc w:val="both"/>
              <w:rPr>
                <w:rFonts w:ascii="Arial" w:hAnsi="Arial" w:cs="Arial"/>
                <w:sz w:val="22"/>
                <w:szCs w:val="22"/>
                <w:lang w:eastAsia="fr-FR"/>
              </w:rPr>
            </w:pPr>
            <w:r w:rsidRPr="001E36E2">
              <w:rPr>
                <w:rFonts w:ascii="Arial" w:hAnsi="Arial" w:cs="Arial"/>
                <w:sz w:val="22"/>
                <w:szCs w:val="22"/>
                <w:lang w:eastAsia="fr-FR"/>
              </w:rPr>
              <w:t>0,01</w:t>
            </w:r>
          </w:p>
        </w:tc>
      </w:tr>
    </w:tbl>
    <w:p w14:paraId="4AF02C37" w14:textId="62EE4B73" w:rsidR="007F2F40" w:rsidRPr="001E36E2" w:rsidRDefault="00454C6D" w:rsidP="001E36E2">
      <w:pPr>
        <w:pStyle w:val="Descripcin"/>
        <w:jc w:val="both"/>
        <w:rPr>
          <w:rFonts w:ascii="Arial" w:hAnsi="Arial" w:cs="Arial"/>
          <w:sz w:val="22"/>
          <w:szCs w:val="22"/>
          <w:lang w:eastAsia="fr-FR"/>
        </w:rPr>
      </w:pPr>
      <w:bookmarkStart w:id="506" w:name="_Ref36470590"/>
      <w:r w:rsidRPr="001E36E2">
        <w:rPr>
          <w:rFonts w:ascii="Arial" w:hAnsi="Arial" w:cs="Arial"/>
          <w:sz w:val="22"/>
          <w:szCs w:val="22"/>
        </w:rPr>
        <w:t xml:space="preserve">Table </w:t>
      </w:r>
      <w:r w:rsidR="006C0CD7" w:rsidRPr="001E36E2">
        <w:rPr>
          <w:rFonts w:ascii="Arial" w:hAnsi="Arial" w:cs="Arial"/>
          <w:sz w:val="22"/>
          <w:szCs w:val="22"/>
        </w:rPr>
        <w:fldChar w:fldCharType="begin"/>
      </w:r>
      <w:r w:rsidR="006C0CD7" w:rsidRPr="001E36E2">
        <w:rPr>
          <w:rFonts w:ascii="Arial" w:hAnsi="Arial" w:cs="Arial"/>
          <w:sz w:val="22"/>
          <w:szCs w:val="22"/>
        </w:rPr>
        <w:instrText xml:space="preserve"> SEQ Table \* ARABIC </w:instrText>
      </w:r>
      <w:r w:rsidR="006C0CD7" w:rsidRPr="001E36E2">
        <w:rPr>
          <w:rFonts w:ascii="Arial" w:hAnsi="Arial" w:cs="Arial"/>
          <w:sz w:val="22"/>
          <w:szCs w:val="22"/>
        </w:rPr>
        <w:fldChar w:fldCharType="separate"/>
      </w:r>
      <w:r w:rsidR="00663965" w:rsidRPr="001E36E2">
        <w:rPr>
          <w:rFonts w:ascii="Arial" w:hAnsi="Arial" w:cs="Arial"/>
          <w:sz w:val="22"/>
          <w:szCs w:val="22"/>
        </w:rPr>
        <w:t>3</w:t>
      </w:r>
      <w:r w:rsidR="006C0CD7" w:rsidRPr="001E36E2">
        <w:rPr>
          <w:rFonts w:ascii="Arial" w:hAnsi="Arial" w:cs="Arial"/>
          <w:sz w:val="22"/>
          <w:szCs w:val="22"/>
        </w:rPr>
        <w:fldChar w:fldCharType="end"/>
      </w:r>
      <w:bookmarkEnd w:id="506"/>
      <w:r w:rsidRPr="001E36E2">
        <w:rPr>
          <w:rFonts w:ascii="Arial" w:hAnsi="Arial" w:cs="Arial"/>
          <w:sz w:val="22"/>
          <w:szCs w:val="22"/>
        </w:rPr>
        <w:t xml:space="preserve">: </w:t>
      </w:r>
      <w:r w:rsidR="00B7147C" w:rsidRPr="001E36E2">
        <w:rPr>
          <w:rFonts w:ascii="Arial" w:hAnsi="Arial" w:cs="Arial"/>
          <w:sz w:val="22"/>
          <w:szCs w:val="22"/>
          <w:lang w:eastAsia="fr-FR"/>
        </w:rPr>
        <w:t>Accuracy of the drifter measurements expected from literature</w:t>
      </w:r>
    </w:p>
    <w:p w14:paraId="3C8E5FA0" w14:textId="466C6409" w:rsidR="00B7147C" w:rsidRDefault="00B7147C" w:rsidP="00AB29E7">
      <w:pPr>
        <w:jc w:val="both"/>
        <w:rPr>
          <w:ins w:id="507" w:author="Microsoft Office User" w:date="2020-06-15T18:53:00Z"/>
          <w:rFonts w:ascii="Arial" w:hAnsi="Arial" w:cs="Arial"/>
          <w:sz w:val="22"/>
          <w:szCs w:val="22"/>
        </w:rPr>
      </w:pPr>
      <w:r w:rsidRPr="001E36E2">
        <w:rPr>
          <w:rFonts w:ascii="Arial" w:hAnsi="Arial" w:cs="Arial"/>
          <w:sz w:val="22"/>
          <w:szCs w:val="22"/>
          <w:lang w:eastAsia="fr-FR"/>
        </w:rPr>
        <w:t>In some regions and time periods, the number of measurements can be critically low due to the drifter launch time schedule (</w:t>
      </w:r>
      <w:r w:rsidR="007164F8" w:rsidRPr="001E36E2">
        <w:rPr>
          <w:rFonts w:ascii="Arial" w:hAnsi="Arial" w:cs="Arial"/>
          <w:sz w:val="22"/>
          <w:szCs w:val="22"/>
          <w:lang w:eastAsia="fr-FR"/>
        </w:rPr>
        <w:fldChar w:fldCharType="begin"/>
      </w:r>
      <w:r w:rsidR="007164F8" w:rsidRPr="001E36E2">
        <w:rPr>
          <w:rFonts w:ascii="Arial" w:hAnsi="Arial" w:cs="Arial"/>
          <w:sz w:val="22"/>
          <w:szCs w:val="22"/>
          <w:lang w:eastAsia="fr-FR"/>
        </w:rPr>
        <w:instrText xml:space="preserve"> REF _Ref36470654 \h </w:instrText>
      </w:r>
      <w:r w:rsidR="007164F8" w:rsidRPr="001E36E2">
        <w:rPr>
          <w:rFonts w:ascii="Arial" w:hAnsi="Arial" w:cs="Arial"/>
          <w:sz w:val="22"/>
          <w:szCs w:val="22"/>
          <w:lang w:eastAsia="fr-FR"/>
        </w:rPr>
      </w:r>
      <w:r w:rsidR="00AB29E7" w:rsidRPr="001E36E2">
        <w:rPr>
          <w:rFonts w:ascii="Arial" w:hAnsi="Arial" w:cs="Arial"/>
          <w:sz w:val="22"/>
          <w:szCs w:val="22"/>
          <w:lang w:eastAsia="fr-FR"/>
        </w:rPr>
        <w:instrText xml:space="preserve"> \* MERGEFORMAT </w:instrText>
      </w:r>
      <w:r w:rsidR="007164F8" w:rsidRPr="001E36E2">
        <w:rPr>
          <w:rFonts w:ascii="Arial" w:hAnsi="Arial" w:cs="Arial"/>
          <w:sz w:val="22"/>
          <w:szCs w:val="22"/>
          <w:lang w:eastAsia="fr-FR"/>
        </w:rPr>
        <w:fldChar w:fldCharType="separate"/>
      </w:r>
      <w:r w:rsidR="00663965" w:rsidRPr="001E36E2">
        <w:rPr>
          <w:rFonts w:ascii="Arial" w:hAnsi="Arial" w:cs="Arial"/>
          <w:sz w:val="22"/>
          <w:szCs w:val="22"/>
        </w:rPr>
        <w:t>Figure 2</w:t>
      </w:r>
      <w:r w:rsidR="007164F8" w:rsidRPr="001E36E2">
        <w:rPr>
          <w:rFonts w:ascii="Arial" w:hAnsi="Arial" w:cs="Arial"/>
          <w:sz w:val="22"/>
          <w:szCs w:val="22"/>
          <w:lang w:eastAsia="fr-FR"/>
        </w:rPr>
        <w:fldChar w:fldCharType="end"/>
      </w:r>
      <w:r w:rsidR="007164F8" w:rsidRPr="001E36E2">
        <w:rPr>
          <w:rFonts w:ascii="Arial" w:hAnsi="Arial" w:cs="Arial"/>
          <w:sz w:val="22"/>
          <w:szCs w:val="22"/>
          <w:lang w:eastAsia="fr-FR"/>
        </w:rPr>
        <w:t>)</w:t>
      </w:r>
      <w:r w:rsidRPr="001E36E2">
        <w:rPr>
          <w:rFonts w:ascii="Arial" w:hAnsi="Arial" w:cs="Arial"/>
          <w:sz w:val="22"/>
          <w:szCs w:val="22"/>
          <w:lang w:eastAsia="fr-FR"/>
        </w:rPr>
        <w:t xml:space="preserve"> and their geographical locations (as in high latitudes) (</w:t>
      </w:r>
      <w:r w:rsidRPr="001E36E2">
        <w:rPr>
          <w:rFonts w:ascii="Arial" w:hAnsi="Arial" w:cs="Arial"/>
          <w:sz w:val="22"/>
          <w:szCs w:val="22"/>
          <w:lang w:eastAsia="fr-FR"/>
        </w:rPr>
        <w:fldChar w:fldCharType="begin"/>
      </w:r>
      <w:r w:rsidRPr="001E36E2">
        <w:rPr>
          <w:rFonts w:ascii="Arial" w:hAnsi="Arial" w:cs="Arial"/>
          <w:sz w:val="22"/>
          <w:szCs w:val="22"/>
          <w:lang w:eastAsia="fr-FR"/>
        </w:rPr>
        <w:instrText xml:space="preserve"> REF _Ref36442926 \h </w:instrText>
      </w:r>
      <w:r w:rsidRPr="001E36E2">
        <w:rPr>
          <w:rFonts w:ascii="Arial" w:hAnsi="Arial" w:cs="Arial"/>
          <w:sz w:val="22"/>
          <w:szCs w:val="22"/>
          <w:lang w:eastAsia="fr-FR"/>
        </w:rPr>
      </w:r>
      <w:r w:rsidR="00AB29E7" w:rsidRPr="001E36E2">
        <w:rPr>
          <w:rFonts w:ascii="Arial" w:hAnsi="Arial" w:cs="Arial"/>
          <w:sz w:val="22"/>
          <w:szCs w:val="22"/>
          <w:lang w:eastAsia="fr-FR"/>
        </w:rPr>
        <w:instrText xml:space="preserve"> \* MERGEFORMAT </w:instrText>
      </w:r>
      <w:r w:rsidRPr="001E36E2">
        <w:rPr>
          <w:rFonts w:ascii="Arial" w:hAnsi="Arial" w:cs="Arial"/>
          <w:sz w:val="22"/>
          <w:szCs w:val="22"/>
          <w:lang w:eastAsia="fr-FR"/>
        </w:rPr>
        <w:fldChar w:fldCharType="separate"/>
      </w:r>
      <w:r w:rsidR="00663965" w:rsidRPr="001E36E2">
        <w:rPr>
          <w:rFonts w:ascii="Arial" w:hAnsi="Arial" w:cs="Arial"/>
          <w:sz w:val="22"/>
          <w:szCs w:val="22"/>
          <w:lang w:eastAsia="fr-FR"/>
        </w:rPr>
        <w:t>Figure 3</w:t>
      </w:r>
      <w:r w:rsidRPr="001E36E2">
        <w:rPr>
          <w:rFonts w:ascii="Arial" w:hAnsi="Arial" w:cs="Arial"/>
          <w:sz w:val="22"/>
          <w:szCs w:val="22"/>
          <w:lang w:eastAsia="fr-FR"/>
        </w:rPr>
        <w:fldChar w:fldCharType="end"/>
      </w:r>
      <w:r w:rsidRPr="001E36E2">
        <w:rPr>
          <w:rFonts w:ascii="Arial" w:hAnsi="Arial" w:cs="Arial"/>
          <w:sz w:val="22"/>
          <w:szCs w:val="22"/>
          <w:lang w:eastAsia="fr-FR"/>
        </w:rPr>
        <w:t xml:space="preserve">). </w:t>
      </w:r>
      <w:r w:rsidR="00A755D3" w:rsidRPr="001E36E2">
        <w:rPr>
          <w:rFonts w:ascii="Arial" w:hAnsi="Arial" w:cs="Arial"/>
          <w:sz w:val="22"/>
          <w:szCs w:val="22"/>
          <w:lang w:eastAsia="fr-FR"/>
        </w:rPr>
        <w:t xml:space="preserve">The number of drifters has </w:t>
      </w:r>
      <w:r w:rsidR="00A755D3" w:rsidRPr="001E36E2">
        <w:rPr>
          <w:rFonts w:ascii="Arial" w:hAnsi="Arial" w:cs="Arial"/>
          <w:sz w:val="22"/>
          <w:szCs w:val="22"/>
        </w:rPr>
        <w:t>continuously increased from 2003 and reaches a number around 1200 in the last 4 years. The spatial repartition of the measurement is sparse or null in high latitudes. Less data is also available in the Mediterranean Sea and particularly in coastal areas.</w:t>
      </w:r>
    </w:p>
    <w:tbl>
      <w:tblPr>
        <w:tblStyle w:val="Tablaconcuadrcula"/>
        <w:tblW w:w="9331" w:type="dxa"/>
        <w:tblLayout w:type="fixed"/>
        <w:tblLook w:val="04A0" w:firstRow="1" w:lastRow="0" w:firstColumn="1" w:lastColumn="0" w:noHBand="0" w:noVBand="1"/>
      </w:tblPr>
      <w:tblGrid>
        <w:gridCol w:w="4957"/>
        <w:gridCol w:w="4374"/>
      </w:tblGrid>
      <w:tr w:rsidR="00AB29E7" w:rsidRPr="00F3778B" w14:paraId="1BA3C43C" w14:textId="77777777" w:rsidTr="001E36E2">
        <w:trPr>
          <w:ins w:id="508" w:author="Microsoft Office User" w:date="2020-06-15T18:53:00Z"/>
        </w:trPr>
        <w:tc>
          <w:tcPr>
            <w:tcW w:w="4957" w:type="dxa"/>
            <w:tcBorders>
              <w:top w:val="nil"/>
              <w:left w:val="nil"/>
              <w:bottom w:val="nil"/>
              <w:right w:val="nil"/>
            </w:tcBorders>
          </w:tcPr>
          <w:p w14:paraId="041F0A62" w14:textId="77777777" w:rsidR="00AB29E7" w:rsidRPr="00F3778B" w:rsidRDefault="00AB29E7" w:rsidP="00F3778B">
            <w:pPr>
              <w:ind w:right="-188"/>
              <w:jc w:val="both"/>
              <w:rPr>
                <w:ins w:id="509" w:author="Microsoft Office User" w:date="2020-06-15T18:53:00Z"/>
                <w:rFonts w:ascii="Arial" w:eastAsia="MS Mincho" w:hAnsi="Arial" w:cs="Arial"/>
                <w:color w:val="000000"/>
                <w:sz w:val="20"/>
                <w:szCs w:val="20"/>
                <w:highlight w:val="yellow"/>
                <w:lang w:eastAsia="fr-FR"/>
              </w:rPr>
            </w:pPr>
            <w:commentRangeStart w:id="510"/>
            <w:commentRangeStart w:id="511"/>
            <w:ins w:id="512" w:author="Microsoft Office User" w:date="2020-06-15T18:53:00Z">
              <w:r w:rsidRPr="00F3778B">
                <w:rPr>
                  <w:rFonts w:ascii="Arial" w:eastAsia="MS Mincho" w:hAnsi="Arial" w:cs="Arial"/>
                  <w:color w:val="000000"/>
                  <w:sz w:val="20"/>
                  <w:szCs w:val="20"/>
                  <w:lang w:eastAsia="fr-FR"/>
                </w:rPr>
                <w:lastRenderedPageBreak/>
                <w:drawing>
                  <wp:inline distT="0" distB="0" distL="0" distR="0" wp14:anchorId="19BF2028" wp14:editId="1B94FC32">
                    <wp:extent cx="2842183" cy="2087860"/>
                    <wp:effectExtent l="0" t="0" r="3175"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a de pantalla 2020-06-15 a las 10.36.24.png"/>
                            <pic:cNvPicPr/>
                          </pic:nvPicPr>
                          <pic:blipFill>
                            <a:blip r:embed="rId22"/>
                            <a:stretch>
                              <a:fillRect/>
                            </a:stretch>
                          </pic:blipFill>
                          <pic:spPr>
                            <a:xfrm>
                              <a:off x="0" y="0"/>
                              <a:ext cx="2842183" cy="2087860"/>
                            </a:xfrm>
                            <a:prstGeom prst="rect">
                              <a:avLst/>
                            </a:prstGeom>
                          </pic:spPr>
                        </pic:pic>
                      </a:graphicData>
                    </a:graphic>
                  </wp:inline>
                </w:drawing>
              </w:r>
            </w:ins>
            <w:commentRangeEnd w:id="510"/>
            <w:commentRangeEnd w:id="511"/>
            <w:ins w:id="513" w:author="Microsoft Office User" w:date="2020-06-15T19:07:00Z">
              <w:r w:rsidR="00877229">
                <w:rPr>
                  <w:rStyle w:val="Refdecomentario"/>
                  <w:rFonts w:eastAsiaTheme="minorEastAsia" w:cs="Arial"/>
                  <w:color w:val="000000" w:themeColor="text1"/>
                  <w:lang w:val="fr-FR" w:eastAsia="fr-FR"/>
                </w:rPr>
                <w:commentReference w:id="511"/>
              </w:r>
            </w:ins>
            <w:ins w:id="514" w:author="Microsoft Office User" w:date="2020-06-15T19:06:00Z">
              <w:r w:rsidR="00877229">
                <w:rPr>
                  <w:rStyle w:val="Refdecomentario"/>
                  <w:rFonts w:eastAsiaTheme="minorEastAsia" w:cs="Arial"/>
                  <w:color w:val="000000" w:themeColor="text1"/>
                  <w:lang w:val="fr-FR" w:eastAsia="fr-FR"/>
                </w:rPr>
                <w:commentReference w:id="510"/>
              </w:r>
            </w:ins>
          </w:p>
        </w:tc>
        <w:tc>
          <w:tcPr>
            <w:tcW w:w="4374" w:type="dxa"/>
            <w:tcBorders>
              <w:top w:val="nil"/>
              <w:left w:val="nil"/>
              <w:bottom w:val="nil"/>
              <w:right w:val="nil"/>
            </w:tcBorders>
          </w:tcPr>
          <w:p w14:paraId="35DE02E8" w14:textId="09E1AFC4" w:rsidR="00AB29E7" w:rsidRPr="00F3778B" w:rsidRDefault="00AB29E7" w:rsidP="00F3778B">
            <w:pPr>
              <w:ind w:right="40"/>
              <w:jc w:val="both"/>
              <w:rPr>
                <w:ins w:id="515" w:author="Microsoft Office User" w:date="2020-06-15T18:53:00Z"/>
                <w:rFonts w:ascii="Arial" w:eastAsia="MS Mincho" w:hAnsi="Arial" w:cs="Arial"/>
                <w:color w:val="000000"/>
                <w:sz w:val="20"/>
                <w:szCs w:val="20"/>
                <w:lang w:eastAsia="fr-FR"/>
              </w:rPr>
            </w:pPr>
            <w:ins w:id="516" w:author="Microsoft Office User" w:date="2020-06-15T18:53:00Z">
              <w:r>
                <w:rPr>
                  <w:rFonts w:ascii="Arial" w:eastAsia="MS Mincho" w:hAnsi="Arial" w:cs="Arial"/>
                  <w:b/>
                  <w:color w:val="000000"/>
                  <w:sz w:val="20"/>
                  <w:szCs w:val="20"/>
                  <w:lang w:eastAsia="fr-FR"/>
                </w:rPr>
                <w:t xml:space="preserve">- </w:t>
              </w:r>
              <w:r w:rsidRPr="00F3778B">
                <w:rPr>
                  <w:rFonts w:ascii="Arial" w:eastAsia="MS Mincho" w:hAnsi="Arial" w:cs="Arial"/>
                  <w:b/>
                  <w:color w:val="000000"/>
                  <w:sz w:val="20"/>
                  <w:szCs w:val="20"/>
                  <w:lang w:eastAsia="fr-FR"/>
                </w:rPr>
                <w:t>Description</w:t>
              </w:r>
              <w:r w:rsidRPr="00F3778B">
                <w:rPr>
                  <w:rFonts w:ascii="Arial" w:eastAsia="MS Mincho" w:hAnsi="Arial" w:cs="Arial"/>
                  <w:b/>
                  <w:color w:val="000000"/>
                  <w:sz w:val="20"/>
                  <w:szCs w:val="20"/>
                  <w:lang w:eastAsia="fr-FR"/>
                </w:rPr>
                <w:t>:</w:t>
              </w:r>
              <w:r w:rsidRPr="00F3778B">
                <w:rPr>
                  <w:rFonts w:ascii="Arial" w:eastAsia="MS Mincho" w:hAnsi="Arial" w:cs="Arial"/>
                  <w:color w:val="000000"/>
                  <w:sz w:val="20"/>
                  <w:szCs w:val="20"/>
                  <w:lang w:eastAsia="fr-FR"/>
                </w:rPr>
                <w:t xml:space="preserve"> map sho</w:t>
              </w:r>
              <w:r w:rsidRPr="00F3778B">
                <w:rPr>
                  <w:rFonts w:ascii="Arial" w:eastAsia="MS Mincho" w:hAnsi="Arial" w:cs="Arial"/>
                  <w:color w:val="000000"/>
                  <w:sz w:val="20"/>
                  <w:szCs w:val="20"/>
                  <w:lang w:eastAsia="fr-FR"/>
                </w:rPr>
                <w:t xml:space="preserve">wing the </w:t>
              </w:r>
            </w:ins>
            <w:ins w:id="517" w:author="Microsoft Office User" w:date="2020-06-15T18:55:00Z">
              <w:r>
                <w:rPr>
                  <w:rFonts w:ascii="Arial" w:eastAsia="MS Mincho" w:hAnsi="Arial" w:cs="Arial"/>
                  <w:color w:val="000000"/>
                  <w:sz w:val="20"/>
                  <w:szCs w:val="20"/>
                  <w:lang w:eastAsia="fr-FR"/>
                </w:rPr>
                <w:t xml:space="preserve">trajectories of the </w:t>
              </w:r>
            </w:ins>
            <w:ins w:id="518" w:author="Microsoft Office User" w:date="2020-06-15T18:54:00Z">
              <w:r>
                <w:rPr>
                  <w:rFonts w:ascii="Arial" w:eastAsia="MS Mincho" w:hAnsi="Arial" w:cs="Arial"/>
                  <w:color w:val="000000"/>
                  <w:sz w:val="20"/>
                  <w:szCs w:val="20"/>
                  <w:lang w:eastAsia="fr-FR"/>
                </w:rPr>
                <w:t xml:space="preserve">active drifting </w:t>
              </w:r>
            </w:ins>
            <w:ins w:id="519" w:author="Microsoft Office User" w:date="2020-06-15T18:55:00Z">
              <w:r>
                <w:rPr>
                  <w:rFonts w:ascii="Arial" w:eastAsia="MS Mincho" w:hAnsi="Arial" w:cs="Arial"/>
                  <w:color w:val="000000"/>
                  <w:sz w:val="20"/>
                  <w:szCs w:val="20"/>
                  <w:lang w:eastAsia="fr-FR"/>
                </w:rPr>
                <w:t>buoys for the last 30 days</w:t>
              </w:r>
            </w:ins>
            <w:ins w:id="520" w:author="Microsoft Office User" w:date="2020-06-15T18:54:00Z">
              <w:r>
                <w:rPr>
                  <w:rFonts w:ascii="Arial" w:eastAsia="MS Mincho" w:hAnsi="Arial" w:cs="Arial"/>
                  <w:color w:val="000000"/>
                  <w:sz w:val="20"/>
                  <w:szCs w:val="20"/>
                  <w:lang w:eastAsia="fr-FR"/>
                </w:rPr>
                <w:t xml:space="preserve"> </w:t>
              </w:r>
            </w:ins>
          </w:p>
          <w:p w14:paraId="212245B1" w14:textId="3577BBDB" w:rsidR="00AB29E7" w:rsidRPr="00F3778B" w:rsidRDefault="00AB29E7" w:rsidP="00F3778B">
            <w:pPr>
              <w:pStyle w:val="Prrafodelista"/>
              <w:numPr>
                <w:ilvl w:val="0"/>
                <w:numId w:val="8"/>
              </w:numPr>
              <w:tabs>
                <w:tab w:val="left" w:pos="109"/>
                <w:tab w:val="left" w:pos="251"/>
              </w:tabs>
              <w:ind w:left="-33" w:right="40" w:firstLine="33"/>
              <w:jc w:val="both"/>
              <w:rPr>
                <w:ins w:id="521" w:author="Microsoft Office User" w:date="2020-06-15T18:53:00Z"/>
                <w:rFonts w:ascii="Arial" w:eastAsia="MS Mincho" w:hAnsi="Arial" w:cs="Arial"/>
                <w:color w:val="000000"/>
                <w:sz w:val="20"/>
                <w:szCs w:val="20"/>
                <w:lang w:eastAsia="fr-FR"/>
              </w:rPr>
            </w:pPr>
            <w:ins w:id="522" w:author="Microsoft Office User" w:date="2020-06-15T18:53:00Z">
              <w:r w:rsidRPr="00F3778B">
                <w:rPr>
                  <w:rFonts w:ascii="Arial" w:eastAsia="MS Mincho" w:hAnsi="Arial" w:cs="Arial"/>
                  <w:b/>
                  <w:color w:val="000000"/>
                  <w:sz w:val="20"/>
                  <w:szCs w:val="20"/>
                  <w:lang w:eastAsia="fr-FR"/>
                </w:rPr>
                <w:t>Availability</w:t>
              </w:r>
              <w:r w:rsidRPr="00F3778B">
                <w:rPr>
                  <w:rFonts w:ascii="Arial" w:eastAsia="MS Mincho" w:hAnsi="Arial" w:cs="Arial"/>
                  <w:b/>
                  <w:color w:val="000000"/>
                  <w:sz w:val="20"/>
                  <w:szCs w:val="20"/>
                  <w:lang w:eastAsia="fr-FR"/>
                </w:rPr>
                <w:t xml:space="preserve">: </w:t>
              </w:r>
              <w:r w:rsidRPr="00F3778B">
                <w:rPr>
                  <w:rFonts w:ascii="Arial" w:eastAsia="MS Mincho" w:hAnsi="Arial" w:cs="Arial"/>
                  <w:color w:val="000000"/>
                  <w:sz w:val="20"/>
                  <w:szCs w:val="20"/>
                  <w:lang w:eastAsia="fr-FR"/>
                </w:rPr>
                <w:t xml:space="preserve">visit the </w:t>
              </w:r>
              <w:r w:rsidRPr="00F3778B">
                <w:rPr>
                  <w:rFonts w:ascii="Arial" w:eastAsia="MS Mincho" w:hAnsi="Arial" w:cs="Arial"/>
                  <w:color w:val="000000"/>
                  <w:sz w:val="20"/>
                  <w:szCs w:val="20"/>
                  <w:lang w:eastAsia="fr-FR"/>
                </w:rPr>
                <w:fldChar w:fldCharType="begin"/>
              </w:r>
              <w:r w:rsidRPr="00F3778B">
                <w:rPr>
                  <w:rFonts w:ascii="Arial" w:eastAsia="MS Mincho" w:hAnsi="Arial" w:cs="Arial"/>
                  <w:color w:val="000000"/>
                  <w:sz w:val="20"/>
                  <w:szCs w:val="20"/>
                  <w:lang w:eastAsia="fr-FR"/>
                </w:rPr>
                <w:instrText xml:space="preserve"> HYPERLINK "http://www.marineinsitu.eu/dashboard/" </w:instrText>
              </w:r>
              <w:r w:rsidRPr="00F3778B">
                <w:rPr>
                  <w:rFonts w:eastAsia="MS Mincho"/>
                  <w:lang w:eastAsia="fr-FR"/>
                </w:rPr>
              </w:r>
              <w:r w:rsidRPr="00F3778B">
                <w:rPr>
                  <w:rFonts w:ascii="Arial" w:eastAsia="MS Mincho" w:hAnsi="Arial" w:cs="Arial"/>
                  <w:color w:val="000000"/>
                  <w:sz w:val="20"/>
                  <w:szCs w:val="20"/>
                  <w:lang w:eastAsia="fr-FR"/>
                </w:rPr>
                <w:fldChar w:fldCharType="separate"/>
              </w:r>
              <w:r w:rsidRPr="00F3778B">
                <w:rPr>
                  <w:rStyle w:val="Hipervnculo"/>
                  <w:rFonts w:ascii="Arial" w:eastAsia="MS Mincho" w:hAnsi="Arial" w:cs="Arial"/>
                  <w:sz w:val="20"/>
                  <w:szCs w:val="20"/>
                  <w:lang w:eastAsia="fr-FR"/>
                </w:rPr>
                <w:t>dashboard</w:t>
              </w:r>
              <w:r w:rsidRPr="00F3778B">
                <w:rPr>
                  <w:rFonts w:ascii="Arial" w:eastAsia="MS Mincho" w:hAnsi="Arial" w:cs="Arial"/>
                  <w:color w:val="000000"/>
                  <w:sz w:val="20"/>
                  <w:szCs w:val="20"/>
                  <w:lang w:eastAsia="fr-FR"/>
                </w:rPr>
                <w:fldChar w:fldCharType="end"/>
              </w:r>
              <w:r w:rsidRPr="00F3778B">
                <w:rPr>
                  <w:rFonts w:ascii="Arial" w:eastAsia="MS Mincho" w:hAnsi="Arial" w:cs="Arial"/>
                  <w:color w:val="000000"/>
                  <w:sz w:val="20"/>
                  <w:szCs w:val="20"/>
                  <w:lang w:eastAsia="fr-FR"/>
                </w:rPr>
                <w:t xml:space="preserve">, select </w:t>
              </w:r>
              <w:r w:rsidRPr="00F3778B">
                <w:rPr>
                  <w:rFonts w:ascii="Arial" w:eastAsia="MS Mincho" w:hAnsi="Arial" w:cs="Arial"/>
                  <w:color w:val="000000"/>
                  <w:sz w:val="20"/>
                  <w:szCs w:val="20"/>
                  <w:lang w:eastAsia="fr-FR"/>
                </w:rPr>
                <w:t xml:space="preserve">the platform </w:t>
              </w:r>
            </w:ins>
            <w:ins w:id="523" w:author="Microsoft Office User" w:date="2020-06-15T18:56:00Z">
              <w:r>
                <w:rPr>
                  <w:rFonts w:ascii="Arial" w:eastAsia="MS Mincho" w:hAnsi="Arial" w:cs="Arial"/>
                  <w:color w:val="000000"/>
                  <w:sz w:val="20"/>
                  <w:szCs w:val="20"/>
                  <w:lang w:eastAsia="fr-FR"/>
                </w:rPr>
                <w:t>Drifters (DB)</w:t>
              </w:r>
            </w:ins>
            <w:ins w:id="524" w:author="Microsoft Office User" w:date="2020-06-15T18:53:00Z">
              <w:r w:rsidRPr="00F3778B">
                <w:rPr>
                  <w:rFonts w:ascii="Arial" w:eastAsia="MS Mincho" w:hAnsi="Arial" w:cs="Arial"/>
                  <w:color w:val="000000"/>
                  <w:sz w:val="20"/>
                  <w:szCs w:val="20"/>
                  <w:lang w:eastAsia="fr-FR"/>
                </w:rPr>
                <w:t xml:space="preserve"> and</w:t>
              </w:r>
              <w:r w:rsidRPr="00F3778B">
                <w:rPr>
                  <w:rFonts w:ascii="Arial" w:eastAsia="MS Mincho" w:hAnsi="Arial" w:cs="Arial"/>
                  <w:color w:val="000000"/>
                  <w:sz w:val="20"/>
                  <w:szCs w:val="20"/>
                  <w:lang w:eastAsia="fr-FR"/>
                </w:rPr>
                <w:t xml:space="preserve"> the </w:t>
              </w:r>
            </w:ins>
            <w:ins w:id="525" w:author="Microsoft Office User" w:date="2020-06-15T18:57:00Z">
              <w:r>
                <w:rPr>
                  <w:rFonts w:ascii="Arial" w:eastAsia="MS Mincho" w:hAnsi="Arial" w:cs="Arial"/>
                  <w:color w:val="000000"/>
                  <w:sz w:val="20"/>
                  <w:szCs w:val="20"/>
                  <w:lang w:eastAsia="fr-FR"/>
                </w:rPr>
                <w:t xml:space="preserve">trajectories of the active surface drifters will </w:t>
              </w:r>
            </w:ins>
            <w:ins w:id="526" w:author="Microsoft Office User" w:date="2020-06-15T18:53:00Z">
              <w:r w:rsidRPr="00F3778B">
                <w:rPr>
                  <w:rFonts w:ascii="Arial" w:eastAsia="MS Mincho" w:hAnsi="Arial" w:cs="Arial"/>
                  <w:color w:val="000000"/>
                  <w:sz w:val="20"/>
                  <w:szCs w:val="20"/>
                  <w:lang w:eastAsia="fr-FR"/>
                </w:rPr>
                <w:t>be displayed on the map.</w:t>
              </w:r>
            </w:ins>
            <w:ins w:id="527" w:author="Microsoft Office User" w:date="2020-06-15T18:57:00Z">
              <w:r>
                <w:rPr>
                  <w:rFonts w:ascii="Arial" w:eastAsia="MS Mincho" w:hAnsi="Arial" w:cs="Arial"/>
                  <w:color w:val="000000"/>
                  <w:sz w:val="20"/>
                  <w:szCs w:val="20"/>
                  <w:lang w:eastAsia="fr-FR"/>
                </w:rPr>
                <w:t xml:space="preserve"> Further information about the </w:t>
              </w:r>
            </w:ins>
            <w:ins w:id="528" w:author="Microsoft Office User" w:date="2020-06-15T18:58:00Z">
              <w:r>
                <w:rPr>
                  <w:rFonts w:ascii="Arial" w:eastAsia="MS Mincho" w:hAnsi="Arial" w:cs="Arial"/>
                  <w:color w:val="000000"/>
                  <w:sz w:val="20"/>
                  <w:szCs w:val="20"/>
                  <w:lang w:eastAsia="fr-FR"/>
                </w:rPr>
                <w:t>drifter and data provider is given when clicking in the trajectory.</w:t>
              </w:r>
            </w:ins>
          </w:p>
          <w:p w14:paraId="3AD84EC0" w14:textId="6011211C" w:rsidR="00AB29E7" w:rsidRPr="00F3778B" w:rsidRDefault="00AB29E7" w:rsidP="00F3778B">
            <w:pPr>
              <w:pStyle w:val="Prrafodelista"/>
              <w:numPr>
                <w:ilvl w:val="0"/>
                <w:numId w:val="8"/>
              </w:numPr>
              <w:tabs>
                <w:tab w:val="left" w:pos="109"/>
                <w:tab w:val="left" w:pos="251"/>
              </w:tabs>
              <w:ind w:left="-33" w:right="40" w:firstLine="33"/>
              <w:jc w:val="both"/>
              <w:rPr>
                <w:ins w:id="529" w:author="Microsoft Office User" w:date="2020-06-15T18:53:00Z"/>
                <w:rFonts w:ascii="Arial" w:eastAsia="MS Mincho" w:hAnsi="Arial" w:cs="Arial"/>
                <w:color w:val="000000"/>
                <w:sz w:val="20"/>
                <w:szCs w:val="20"/>
                <w:lang w:eastAsia="fr-FR"/>
              </w:rPr>
            </w:pPr>
            <w:ins w:id="530" w:author="Microsoft Office User" w:date="2020-06-15T18:53:00Z">
              <w:r w:rsidRPr="00F3778B">
                <w:rPr>
                  <w:rFonts w:ascii="Arial" w:eastAsia="MS Mincho" w:hAnsi="Arial" w:cs="Arial"/>
                  <w:b/>
                  <w:color w:val="000000"/>
                  <w:sz w:val="20"/>
                  <w:szCs w:val="20"/>
                  <w:lang w:eastAsia="fr-FR"/>
                </w:rPr>
                <w:t>Code</w:t>
              </w:r>
              <w:r w:rsidRPr="00F3778B">
                <w:rPr>
                  <w:rFonts w:ascii="Arial" w:eastAsia="MS Mincho" w:hAnsi="Arial" w:cs="Arial"/>
                  <w:color w:val="000000"/>
                  <w:sz w:val="20"/>
                  <w:szCs w:val="20"/>
                  <w:lang w:eastAsia="fr-FR"/>
                </w:rPr>
                <w:t xml:space="preserve">: </w:t>
              </w:r>
              <w:r w:rsidRPr="00F3778B">
                <w:rPr>
                  <w:rFonts w:ascii="Arial" w:eastAsia="MS Mincho" w:hAnsi="Arial" w:cs="Arial"/>
                  <w:color w:val="000000"/>
                  <w:sz w:val="20"/>
                  <w:szCs w:val="20"/>
                  <w:lang w:eastAsia="fr-FR"/>
                </w:rPr>
                <w:t xml:space="preserve">visit the </w:t>
              </w:r>
              <w:r w:rsidRPr="00F3778B">
                <w:rPr>
                  <w:rFonts w:ascii="Arial" w:eastAsia="MS Mincho" w:hAnsi="Arial" w:cs="Arial"/>
                  <w:color w:val="000000"/>
                  <w:sz w:val="20"/>
                  <w:szCs w:val="20"/>
                  <w:lang w:eastAsia="fr-FR"/>
                </w:rPr>
                <w:fldChar w:fldCharType="begin"/>
              </w:r>
              <w:r w:rsidRPr="00F3778B">
                <w:rPr>
                  <w:rFonts w:ascii="Arial" w:eastAsia="MS Mincho" w:hAnsi="Arial" w:cs="Arial"/>
                  <w:color w:val="000000"/>
                  <w:sz w:val="20"/>
                  <w:szCs w:val="20"/>
                  <w:lang w:eastAsia="fr-FR"/>
                </w:rPr>
                <w:instrText xml:space="preserve"> HYPERLINK "http://www.marineinsitu.eu/material/" </w:instrText>
              </w:r>
              <w:r w:rsidRPr="00F3778B">
                <w:rPr>
                  <w:rFonts w:eastAsia="MS Mincho"/>
                  <w:lang w:eastAsia="fr-FR"/>
                </w:rPr>
              </w:r>
              <w:r w:rsidRPr="00F3778B">
                <w:rPr>
                  <w:rFonts w:ascii="Arial" w:eastAsia="MS Mincho" w:hAnsi="Arial" w:cs="Arial"/>
                  <w:color w:val="000000"/>
                  <w:sz w:val="20"/>
                  <w:szCs w:val="20"/>
                  <w:lang w:eastAsia="fr-FR"/>
                </w:rPr>
                <w:fldChar w:fldCharType="separate"/>
              </w:r>
              <w:r w:rsidRPr="00F3778B">
                <w:rPr>
                  <w:rStyle w:val="Hipervnculo"/>
                  <w:rFonts w:ascii="Arial" w:eastAsia="MS Mincho" w:hAnsi="Arial" w:cs="Arial"/>
                  <w:sz w:val="20"/>
                  <w:szCs w:val="20"/>
                  <w:lang w:eastAsia="fr-FR"/>
                </w:rPr>
                <w:t>training mate</w:t>
              </w:r>
              <w:r w:rsidRPr="00F3778B">
                <w:rPr>
                  <w:rStyle w:val="Hipervnculo"/>
                  <w:rFonts w:ascii="Arial" w:eastAsia="MS Mincho" w:hAnsi="Arial" w:cs="Arial"/>
                  <w:sz w:val="20"/>
                  <w:szCs w:val="20"/>
                  <w:lang w:eastAsia="fr-FR"/>
                </w:rPr>
                <w:t>r</w:t>
              </w:r>
              <w:r w:rsidRPr="00F3778B">
                <w:rPr>
                  <w:rStyle w:val="Hipervnculo"/>
                  <w:rFonts w:ascii="Arial" w:eastAsia="MS Mincho" w:hAnsi="Arial" w:cs="Arial"/>
                  <w:sz w:val="20"/>
                  <w:szCs w:val="20"/>
                  <w:lang w:eastAsia="fr-FR"/>
                </w:rPr>
                <w:t>ial</w:t>
              </w:r>
              <w:r w:rsidRPr="00F3778B">
                <w:rPr>
                  <w:rFonts w:ascii="Arial" w:eastAsia="MS Mincho" w:hAnsi="Arial" w:cs="Arial"/>
                  <w:color w:val="000000"/>
                  <w:sz w:val="20"/>
                  <w:szCs w:val="20"/>
                  <w:lang w:eastAsia="fr-FR"/>
                </w:rPr>
                <w:fldChar w:fldCharType="end"/>
              </w:r>
              <w:r w:rsidRPr="00F3778B">
                <w:rPr>
                  <w:rFonts w:ascii="Arial" w:eastAsia="MS Mincho" w:hAnsi="Arial" w:cs="Arial"/>
                  <w:color w:val="000000"/>
                  <w:sz w:val="20"/>
                  <w:szCs w:val="20"/>
                  <w:lang w:eastAsia="fr-FR"/>
                </w:rPr>
                <w:t xml:space="preserve"> and run </w:t>
              </w:r>
              <w:r w:rsidRPr="00F3778B">
                <w:rPr>
                  <w:rFonts w:ascii="Arial" w:eastAsia="MS Mincho" w:hAnsi="Arial" w:cs="Arial"/>
                  <w:color w:val="000000"/>
                  <w:sz w:val="20"/>
                  <w:szCs w:val="20"/>
                  <w:lang w:eastAsia="fr-FR"/>
                </w:rPr>
                <w:t xml:space="preserve">the </w:t>
              </w:r>
            </w:ins>
            <w:commentRangeStart w:id="531"/>
            <w:ins w:id="532" w:author="Microsoft Office User" w:date="2020-06-15T18:58:00Z">
              <w:r>
                <w:rPr>
                  <w:rFonts w:ascii="Arial" w:eastAsia="MS Mincho" w:hAnsi="Arial" w:cs="Arial"/>
                  <w:color w:val="000000"/>
                  <w:sz w:val="20"/>
                  <w:szCs w:val="20"/>
                  <w:lang w:eastAsia="fr-FR"/>
                </w:rPr>
                <w:t>drifter</w:t>
              </w:r>
            </w:ins>
            <w:commentRangeEnd w:id="531"/>
            <w:ins w:id="533" w:author="Microsoft Office User" w:date="2020-06-15T18:59:00Z">
              <w:r>
                <w:rPr>
                  <w:rStyle w:val="Refdecomentario"/>
                  <w:rFonts w:eastAsiaTheme="minorEastAsia" w:cs="Arial"/>
                  <w:color w:val="000000" w:themeColor="text1"/>
                  <w:lang w:val="fr-FR" w:eastAsia="fr-FR"/>
                </w:rPr>
                <w:commentReference w:id="531"/>
              </w:r>
            </w:ins>
            <w:ins w:id="534" w:author="Microsoft Office User" w:date="2020-06-15T18:58:00Z">
              <w:r>
                <w:rPr>
                  <w:rFonts w:ascii="Arial" w:eastAsia="MS Mincho" w:hAnsi="Arial" w:cs="Arial"/>
                  <w:color w:val="000000"/>
                  <w:sz w:val="20"/>
                  <w:szCs w:val="20"/>
                  <w:lang w:eastAsia="fr-FR"/>
                </w:rPr>
                <w:t xml:space="preserve"> for plotting the trajectories </w:t>
              </w:r>
            </w:ins>
            <w:ins w:id="535" w:author="Microsoft Office User" w:date="2020-06-15T19:00:00Z">
              <w:r>
                <w:rPr>
                  <w:rFonts w:ascii="Arial" w:eastAsia="MS Mincho" w:hAnsi="Arial" w:cs="Arial"/>
                  <w:color w:val="000000"/>
                  <w:sz w:val="20"/>
                  <w:szCs w:val="20"/>
                  <w:lang w:eastAsia="fr-FR"/>
                </w:rPr>
                <w:t>over a map</w:t>
              </w:r>
            </w:ins>
            <w:ins w:id="536" w:author="Microsoft Office User" w:date="2020-06-15T18:58:00Z">
              <w:r>
                <w:rPr>
                  <w:rFonts w:ascii="Arial" w:eastAsia="MS Mincho" w:hAnsi="Arial" w:cs="Arial"/>
                  <w:color w:val="000000"/>
                  <w:sz w:val="20"/>
                  <w:szCs w:val="20"/>
                  <w:lang w:eastAsia="fr-FR"/>
                </w:rPr>
                <w:t>.</w:t>
              </w:r>
            </w:ins>
          </w:p>
          <w:p w14:paraId="1751DF1D" w14:textId="77777777" w:rsidR="00AB29E7" w:rsidRDefault="00AB29E7" w:rsidP="00F3778B">
            <w:pPr>
              <w:ind w:right="40"/>
              <w:jc w:val="both"/>
              <w:rPr>
                <w:ins w:id="537" w:author="Microsoft Office User" w:date="2020-06-15T18:53:00Z"/>
                <w:rFonts w:ascii="Arial" w:eastAsia="MS Mincho" w:hAnsi="Arial" w:cs="Arial"/>
                <w:color w:val="000000"/>
                <w:sz w:val="20"/>
                <w:szCs w:val="20"/>
                <w:lang w:eastAsia="fr-FR"/>
              </w:rPr>
            </w:pPr>
          </w:p>
          <w:p w14:paraId="3AE91A53" w14:textId="77777777" w:rsidR="00AB29E7" w:rsidRPr="00F3778B" w:rsidRDefault="00AB29E7" w:rsidP="00F3778B">
            <w:pPr>
              <w:ind w:right="40"/>
              <w:jc w:val="both"/>
              <w:rPr>
                <w:ins w:id="538" w:author="Microsoft Office User" w:date="2020-06-15T18:53:00Z"/>
                <w:rFonts w:ascii="Arial" w:eastAsia="MS Mincho" w:hAnsi="Arial" w:cs="Arial"/>
                <w:color w:val="000000"/>
                <w:sz w:val="20"/>
                <w:szCs w:val="20"/>
                <w:highlight w:val="yellow"/>
                <w:lang w:eastAsia="fr-FR"/>
              </w:rPr>
            </w:pPr>
            <w:ins w:id="539" w:author="Microsoft Office User" w:date="2020-06-15T18:53:00Z">
              <w:r w:rsidRPr="00F3778B">
                <w:rPr>
                  <w:rFonts w:ascii="Arial" w:eastAsia="MS Mincho" w:hAnsi="Arial" w:cs="Arial"/>
                  <w:color w:val="000000"/>
                  <w:sz w:val="20"/>
                  <w:szCs w:val="20"/>
                  <w:lang w:eastAsia="fr-FR"/>
                </w:rPr>
                <w:t xml:space="preserve"> </w:t>
              </w:r>
            </w:ins>
          </w:p>
        </w:tc>
      </w:tr>
      <w:tr w:rsidR="00AB29E7" w:rsidRPr="00F3778B" w14:paraId="60BBA53E" w14:textId="77777777" w:rsidTr="001E36E2">
        <w:trPr>
          <w:ins w:id="540" w:author="Microsoft Office User" w:date="2020-06-15T18:53:00Z"/>
        </w:trPr>
        <w:tc>
          <w:tcPr>
            <w:tcW w:w="4957" w:type="dxa"/>
            <w:tcBorders>
              <w:top w:val="nil"/>
              <w:left w:val="nil"/>
              <w:bottom w:val="nil"/>
              <w:right w:val="nil"/>
            </w:tcBorders>
          </w:tcPr>
          <w:p w14:paraId="74AC02B7" w14:textId="425FD545" w:rsidR="00AB29E7" w:rsidRPr="00F3778B" w:rsidRDefault="00AB29E7" w:rsidP="00F3778B">
            <w:pPr>
              <w:ind w:right="-188"/>
              <w:jc w:val="both"/>
              <w:rPr>
                <w:ins w:id="541" w:author="Microsoft Office User" w:date="2020-06-15T18:53:00Z"/>
                <w:rFonts w:ascii="Arial" w:eastAsia="MS Mincho" w:hAnsi="Arial" w:cs="Arial"/>
                <w:color w:val="000000"/>
                <w:sz w:val="20"/>
                <w:szCs w:val="20"/>
                <w:highlight w:val="yellow"/>
                <w:lang w:eastAsia="fr-FR"/>
              </w:rPr>
            </w:pPr>
            <w:commentRangeStart w:id="542"/>
            <w:commentRangeStart w:id="543"/>
            <w:ins w:id="544" w:author="Microsoft Office User" w:date="2020-06-15T19:02:00Z">
              <w:r>
                <w:rPr>
                  <w:rFonts w:ascii="Arial" w:eastAsia="MS Mincho" w:hAnsi="Arial" w:cs="Arial"/>
                  <w:noProof/>
                  <w:color w:val="000000"/>
                  <w:sz w:val="20"/>
                  <w:szCs w:val="20"/>
                  <w:lang w:eastAsia="fr-FR"/>
                </w:rPr>
                <w:drawing>
                  <wp:inline distT="0" distB="0" distL="0" distR="0" wp14:anchorId="7185901B" wp14:editId="3ADC9002">
                    <wp:extent cx="3010535" cy="2007235"/>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drifter_number.png"/>
                            <pic:cNvPicPr/>
                          </pic:nvPicPr>
                          <pic:blipFill>
                            <a:blip r:embed="rId23"/>
                            <a:stretch>
                              <a:fillRect/>
                            </a:stretch>
                          </pic:blipFill>
                          <pic:spPr>
                            <a:xfrm>
                              <a:off x="0" y="0"/>
                              <a:ext cx="3010535" cy="2007235"/>
                            </a:xfrm>
                            <a:prstGeom prst="rect">
                              <a:avLst/>
                            </a:prstGeom>
                          </pic:spPr>
                        </pic:pic>
                      </a:graphicData>
                    </a:graphic>
                  </wp:inline>
                </w:drawing>
              </w:r>
            </w:ins>
            <w:commentRangeEnd w:id="542"/>
            <w:commentRangeEnd w:id="543"/>
            <w:ins w:id="545" w:author="Microsoft Office User" w:date="2020-06-15T19:09:00Z">
              <w:r w:rsidR="00877229">
                <w:rPr>
                  <w:rStyle w:val="Refdecomentario"/>
                  <w:rFonts w:eastAsiaTheme="minorEastAsia" w:cs="Arial"/>
                  <w:color w:val="000000" w:themeColor="text1"/>
                  <w:lang w:val="fr-FR" w:eastAsia="fr-FR"/>
                </w:rPr>
                <w:commentReference w:id="543"/>
              </w:r>
            </w:ins>
            <w:ins w:id="546" w:author="Microsoft Office User" w:date="2020-06-15T19:07:00Z">
              <w:r w:rsidR="00877229">
                <w:rPr>
                  <w:rStyle w:val="Refdecomentario"/>
                  <w:rFonts w:eastAsiaTheme="minorEastAsia" w:cs="Arial"/>
                  <w:color w:val="000000" w:themeColor="text1"/>
                  <w:lang w:val="fr-FR" w:eastAsia="fr-FR"/>
                </w:rPr>
                <w:commentReference w:id="542"/>
              </w:r>
            </w:ins>
          </w:p>
        </w:tc>
        <w:tc>
          <w:tcPr>
            <w:tcW w:w="4374" w:type="dxa"/>
            <w:tcBorders>
              <w:top w:val="nil"/>
              <w:left w:val="nil"/>
              <w:bottom w:val="nil"/>
              <w:right w:val="nil"/>
            </w:tcBorders>
          </w:tcPr>
          <w:p w14:paraId="363CA4AC" w14:textId="05E898A3" w:rsidR="00AB29E7" w:rsidRPr="00F3778B" w:rsidRDefault="00AB29E7" w:rsidP="00AB29E7">
            <w:pPr>
              <w:pStyle w:val="Prrafodelista"/>
              <w:numPr>
                <w:ilvl w:val="0"/>
                <w:numId w:val="8"/>
              </w:numPr>
              <w:tabs>
                <w:tab w:val="left" w:pos="234"/>
              </w:tabs>
              <w:ind w:left="0" w:right="40" w:firstLine="60"/>
              <w:jc w:val="both"/>
              <w:rPr>
                <w:ins w:id="547" w:author="Microsoft Office User" w:date="2020-06-15T19:01:00Z"/>
                <w:rFonts w:ascii="Arial" w:eastAsia="MS Mincho" w:hAnsi="Arial" w:cs="Arial"/>
                <w:color w:val="000000"/>
                <w:sz w:val="20"/>
                <w:szCs w:val="20"/>
                <w:lang w:eastAsia="fr-FR"/>
              </w:rPr>
            </w:pPr>
            <w:ins w:id="548" w:author="Microsoft Office User" w:date="2020-06-15T19:01:00Z">
              <w:r w:rsidRPr="00F3778B">
                <w:rPr>
                  <w:rFonts w:ascii="Arial" w:eastAsia="MS Mincho" w:hAnsi="Arial" w:cs="Arial"/>
                  <w:b/>
                  <w:color w:val="000000"/>
                  <w:sz w:val="20"/>
                  <w:szCs w:val="20"/>
                  <w:lang w:eastAsia="fr-FR"/>
                </w:rPr>
                <w:t>Description:</w:t>
              </w:r>
              <w:r w:rsidRPr="00F3778B">
                <w:rPr>
                  <w:rFonts w:ascii="Arial" w:eastAsia="MS Mincho" w:hAnsi="Arial" w:cs="Arial"/>
                  <w:color w:val="000000"/>
                  <w:sz w:val="20"/>
                  <w:szCs w:val="20"/>
                  <w:lang w:eastAsia="fr-FR"/>
                </w:rPr>
                <w:t xml:space="preserve"> </w:t>
              </w:r>
              <w:r w:rsidRPr="00DE200E">
                <w:rPr>
                  <w:rFonts w:ascii="Arial" w:hAnsi="Arial" w:cs="Arial"/>
                  <w:sz w:val="20"/>
                  <w:szCs w:val="20"/>
                </w:rPr>
                <w:t xml:space="preserve">number of </w:t>
              </w:r>
              <w:r>
                <w:rPr>
                  <w:rFonts w:ascii="Arial" w:hAnsi="Arial" w:cs="Arial"/>
                  <w:sz w:val="20"/>
                  <w:szCs w:val="20"/>
                </w:rPr>
                <w:t xml:space="preserve">drifter </w:t>
              </w:r>
              <w:r w:rsidRPr="00DE200E">
                <w:rPr>
                  <w:rFonts w:ascii="Arial" w:hAnsi="Arial" w:cs="Arial"/>
                  <w:sz w:val="20"/>
                  <w:szCs w:val="20"/>
                </w:rPr>
                <w:t xml:space="preserve">platforms providing </w:t>
              </w:r>
              <w:r>
                <w:rPr>
                  <w:rFonts w:ascii="Arial" w:hAnsi="Arial" w:cs="Arial"/>
                  <w:sz w:val="20"/>
                  <w:szCs w:val="20"/>
                </w:rPr>
                <w:t>surface currents</w:t>
              </w:r>
              <w:r w:rsidRPr="00DE200E">
                <w:rPr>
                  <w:rFonts w:ascii="Arial" w:hAnsi="Arial" w:cs="Arial"/>
                  <w:sz w:val="20"/>
                  <w:szCs w:val="20"/>
                </w:rPr>
                <w:t xml:space="preserve"> over the last month, updated in NRT.</w:t>
              </w:r>
            </w:ins>
          </w:p>
          <w:p w14:paraId="4F86324D" w14:textId="77777777" w:rsidR="00AB29E7" w:rsidRDefault="00AB29E7" w:rsidP="00AB29E7">
            <w:pPr>
              <w:pStyle w:val="Prrafodelista"/>
              <w:numPr>
                <w:ilvl w:val="0"/>
                <w:numId w:val="8"/>
              </w:numPr>
              <w:tabs>
                <w:tab w:val="left" w:pos="234"/>
              </w:tabs>
              <w:ind w:left="0" w:right="40" w:firstLine="60"/>
              <w:jc w:val="both"/>
              <w:rPr>
                <w:ins w:id="549" w:author="Microsoft Office User" w:date="2020-06-15T19:01:00Z"/>
                <w:rFonts w:ascii="Arial" w:eastAsia="MS Mincho" w:hAnsi="Arial" w:cs="Arial"/>
                <w:color w:val="000000"/>
                <w:sz w:val="20"/>
                <w:szCs w:val="20"/>
                <w:lang w:eastAsia="fr-FR"/>
              </w:rPr>
            </w:pPr>
            <w:ins w:id="550" w:author="Microsoft Office User" w:date="2020-06-15T19:01:00Z">
              <w:r w:rsidRPr="00F3778B">
                <w:rPr>
                  <w:rFonts w:ascii="Arial" w:eastAsia="MS Mincho" w:hAnsi="Arial" w:cs="Arial"/>
                  <w:b/>
                  <w:color w:val="000000"/>
                  <w:sz w:val="20"/>
                  <w:szCs w:val="20"/>
                  <w:lang w:eastAsia="fr-FR"/>
                </w:rPr>
                <w:t>Availability:</w:t>
              </w:r>
              <w:r w:rsidRPr="00F3778B">
                <w:rPr>
                  <w:rFonts w:ascii="Arial" w:eastAsia="MS Mincho" w:hAnsi="Arial" w:cs="Arial"/>
                  <w:color w:val="000000"/>
                  <w:sz w:val="20"/>
                  <w:szCs w:val="20"/>
                  <w:lang w:eastAsia="fr-FR"/>
                </w:rPr>
                <w:t xml:space="preserve"> visit the </w:t>
              </w:r>
              <w:r>
                <w:rPr>
                  <w:rFonts w:ascii="Arial" w:eastAsia="MS Mincho" w:hAnsi="Arial" w:cs="Arial"/>
                  <w:color w:val="000000"/>
                  <w:sz w:val="20"/>
                  <w:szCs w:val="20"/>
                  <w:lang w:eastAsia="fr-FR"/>
                </w:rPr>
                <w:fldChar w:fldCharType="begin"/>
              </w:r>
              <w:r>
                <w:rPr>
                  <w:rFonts w:ascii="Arial" w:eastAsia="MS Mincho" w:hAnsi="Arial" w:cs="Arial"/>
                  <w:color w:val="000000"/>
                  <w:sz w:val="20"/>
                  <w:szCs w:val="20"/>
                  <w:lang w:eastAsia="fr-FR"/>
                </w:rPr>
                <w:instrText xml:space="preserve"> HYPERLINK "http://www.marineinsitu.eu/monitoring/" </w:instrText>
              </w:r>
              <w:r>
                <w:rPr>
                  <w:rFonts w:ascii="Arial" w:eastAsia="MS Mincho" w:hAnsi="Arial" w:cs="Arial"/>
                  <w:color w:val="000000"/>
                  <w:sz w:val="20"/>
                  <w:szCs w:val="20"/>
                  <w:lang w:eastAsia="fr-FR"/>
                </w:rPr>
              </w:r>
              <w:r>
                <w:rPr>
                  <w:rFonts w:ascii="Arial" w:eastAsia="MS Mincho" w:hAnsi="Arial" w:cs="Arial"/>
                  <w:color w:val="000000"/>
                  <w:sz w:val="20"/>
                  <w:szCs w:val="20"/>
                  <w:lang w:eastAsia="fr-FR"/>
                </w:rPr>
                <w:fldChar w:fldCharType="separate"/>
              </w:r>
              <w:r w:rsidRPr="00F3778B">
                <w:rPr>
                  <w:rStyle w:val="Hipervnculo"/>
                  <w:rFonts w:ascii="Arial" w:eastAsia="MS Mincho" w:hAnsi="Arial" w:cs="Arial"/>
                  <w:sz w:val="20"/>
                  <w:szCs w:val="20"/>
                  <w:lang w:eastAsia="fr-FR"/>
                </w:rPr>
                <w:t>monitoring service</w:t>
              </w:r>
              <w:r>
                <w:rPr>
                  <w:rFonts w:ascii="Arial" w:eastAsia="MS Mincho" w:hAnsi="Arial" w:cs="Arial"/>
                  <w:color w:val="000000"/>
                  <w:sz w:val="20"/>
                  <w:szCs w:val="20"/>
                  <w:lang w:eastAsia="fr-FR"/>
                </w:rPr>
                <w:fldChar w:fldCharType="end"/>
              </w:r>
              <w:r w:rsidRPr="00F3778B">
                <w:rPr>
                  <w:rFonts w:ascii="Arial" w:eastAsia="MS Mincho" w:hAnsi="Arial" w:cs="Arial"/>
                  <w:color w:val="000000"/>
                  <w:sz w:val="20"/>
                  <w:szCs w:val="20"/>
                  <w:lang w:eastAsia="fr-FR"/>
                </w:rPr>
                <w:t>, click on “Detailed view” and select</w:t>
              </w:r>
              <w:r>
                <w:rPr>
                  <w:rFonts w:ascii="Arial" w:eastAsia="MS Mincho" w:hAnsi="Arial" w:cs="Arial"/>
                  <w:color w:val="000000"/>
                  <w:sz w:val="20"/>
                  <w:szCs w:val="20"/>
                  <w:lang w:eastAsia="fr-FR"/>
                </w:rPr>
                <w:t>:</w:t>
              </w:r>
              <w:r w:rsidRPr="00F3778B">
                <w:rPr>
                  <w:rFonts w:ascii="Arial" w:eastAsia="MS Mincho" w:hAnsi="Arial" w:cs="Arial"/>
                  <w:color w:val="000000"/>
                  <w:sz w:val="20"/>
                  <w:szCs w:val="20"/>
                  <w:lang w:eastAsia="fr-FR"/>
                </w:rPr>
                <w:t xml:space="preserve"> </w:t>
              </w:r>
            </w:ins>
          </w:p>
          <w:p w14:paraId="6A448950" w14:textId="77777777" w:rsidR="00AB29E7" w:rsidRDefault="00AB29E7" w:rsidP="00AB29E7">
            <w:pPr>
              <w:pStyle w:val="Prrafodelista"/>
              <w:numPr>
                <w:ilvl w:val="0"/>
                <w:numId w:val="8"/>
              </w:numPr>
              <w:tabs>
                <w:tab w:val="left" w:pos="234"/>
              </w:tabs>
              <w:ind w:left="0" w:right="40" w:firstLine="92"/>
              <w:jc w:val="both"/>
              <w:rPr>
                <w:ins w:id="551" w:author="Microsoft Office User" w:date="2020-06-15T19:01:00Z"/>
                <w:rFonts w:ascii="Arial" w:eastAsia="MS Mincho" w:hAnsi="Arial" w:cs="Arial"/>
                <w:color w:val="000000"/>
                <w:sz w:val="20"/>
                <w:szCs w:val="20"/>
                <w:lang w:eastAsia="fr-FR"/>
              </w:rPr>
            </w:pPr>
            <w:ins w:id="552" w:author="Microsoft Office User" w:date="2020-06-15T19:01:00Z">
              <w:r>
                <w:rPr>
                  <w:rFonts w:ascii="Arial" w:eastAsia="MS Mincho" w:hAnsi="Arial" w:cs="Arial"/>
                  <w:color w:val="000000"/>
                  <w:sz w:val="20"/>
                  <w:szCs w:val="20"/>
                  <w:lang w:eastAsia="fr-FR"/>
                </w:rPr>
                <w:t>Re</w:t>
              </w:r>
              <w:r w:rsidRPr="00F3778B">
                <w:rPr>
                  <w:rFonts w:ascii="Arial" w:eastAsia="MS Mincho" w:hAnsi="Arial" w:cs="Arial"/>
                  <w:color w:val="000000"/>
                  <w:sz w:val="20"/>
                  <w:szCs w:val="20"/>
                  <w:lang w:eastAsia="fr-FR"/>
                </w:rPr>
                <w:t>gion</w:t>
              </w:r>
              <w:r>
                <w:rPr>
                  <w:rFonts w:ascii="Arial" w:eastAsia="MS Mincho" w:hAnsi="Arial" w:cs="Arial"/>
                  <w:color w:val="000000"/>
                  <w:sz w:val="20"/>
                  <w:szCs w:val="20"/>
                  <w:lang w:eastAsia="fr-FR"/>
                </w:rPr>
                <w:t xml:space="preserve">=Global </w:t>
              </w:r>
            </w:ins>
          </w:p>
          <w:p w14:paraId="6254BDFE" w14:textId="77777777" w:rsidR="00AB29E7" w:rsidRDefault="00AB29E7" w:rsidP="00AB29E7">
            <w:pPr>
              <w:pStyle w:val="Prrafodelista"/>
              <w:numPr>
                <w:ilvl w:val="0"/>
                <w:numId w:val="8"/>
              </w:numPr>
              <w:tabs>
                <w:tab w:val="left" w:pos="234"/>
              </w:tabs>
              <w:ind w:left="0" w:right="40" w:firstLine="92"/>
              <w:jc w:val="both"/>
              <w:rPr>
                <w:ins w:id="553" w:author="Microsoft Office User" w:date="2020-06-15T19:01:00Z"/>
                <w:rFonts w:ascii="Arial" w:eastAsia="MS Mincho" w:hAnsi="Arial" w:cs="Arial"/>
                <w:color w:val="000000"/>
                <w:sz w:val="20"/>
                <w:szCs w:val="20"/>
                <w:lang w:eastAsia="fr-FR"/>
              </w:rPr>
            </w:pPr>
            <w:ins w:id="554" w:author="Microsoft Office User" w:date="2020-06-15T19:01:00Z">
              <w:r>
                <w:rPr>
                  <w:rFonts w:ascii="Arial" w:eastAsia="MS Mincho" w:hAnsi="Arial" w:cs="Arial"/>
                  <w:color w:val="000000"/>
                  <w:sz w:val="20"/>
                  <w:szCs w:val="20"/>
                  <w:lang w:eastAsia="fr-FR"/>
                </w:rPr>
                <w:t>Type= Near Real Time</w:t>
              </w:r>
            </w:ins>
          </w:p>
          <w:p w14:paraId="6809A3BF" w14:textId="77777777" w:rsidR="00AB29E7" w:rsidRDefault="00AB29E7" w:rsidP="00AB29E7">
            <w:pPr>
              <w:pStyle w:val="Prrafodelista"/>
              <w:numPr>
                <w:ilvl w:val="0"/>
                <w:numId w:val="8"/>
              </w:numPr>
              <w:tabs>
                <w:tab w:val="left" w:pos="234"/>
              </w:tabs>
              <w:ind w:left="0" w:right="40" w:firstLine="92"/>
              <w:jc w:val="both"/>
              <w:rPr>
                <w:ins w:id="555" w:author="Microsoft Office User" w:date="2020-06-15T19:01:00Z"/>
                <w:rFonts w:ascii="Arial" w:eastAsia="MS Mincho" w:hAnsi="Arial" w:cs="Arial"/>
                <w:color w:val="000000"/>
                <w:sz w:val="20"/>
                <w:szCs w:val="20"/>
                <w:lang w:eastAsia="fr-FR"/>
              </w:rPr>
            </w:pPr>
            <w:ins w:id="556" w:author="Microsoft Office User" w:date="2020-06-15T19:01:00Z">
              <w:r>
                <w:rPr>
                  <w:rFonts w:ascii="Arial" w:eastAsia="MS Mincho" w:hAnsi="Arial" w:cs="Arial"/>
                  <w:color w:val="000000"/>
                  <w:sz w:val="20"/>
                  <w:szCs w:val="20"/>
                  <w:lang w:eastAsia="fr-FR"/>
                </w:rPr>
                <w:t>Product:INSITU_GLO_UV_NRT_OBSERVATIONS_013_048</w:t>
              </w:r>
            </w:ins>
          </w:p>
          <w:p w14:paraId="54DBB47F" w14:textId="0D4F1E0B" w:rsidR="00AB29E7" w:rsidRDefault="00AB29E7" w:rsidP="00AB29E7">
            <w:pPr>
              <w:pStyle w:val="Prrafodelista"/>
              <w:numPr>
                <w:ilvl w:val="0"/>
                <w:numId w:val="8"/>
              </w:numPr>
              <w:tabs>
                <w:tab w:val="left" w:pos="234"/>
              </w:tabs>
              <w:ind w:left="0" w:right="40" w:firstLine="92"/>
              <w:jc w:val="both"/>
              <w:rPr>
                <w:ins w:id="557" w:author="Microsoft Office User" w:date="2020-06-15T19:01:00Z"/>
                <w:rFonts w:ascii="Arial" w:eastAsia="MS Mincho" w:hAnsi="Arial" w:cs="Arial"/>
                <w:color w:val="000000"/>
                <w:sz w:val="20"/>
                <w:szCs w:val="20"/>
                <w:lang w:eastAsia="fr-FR"/>
              </w:rPr>
            </w:pPr>
            <w:ins w:id="558" w:author="Microsoft Office User" w:date="2020-06-15T19:01:00Z">
              <w:r w:rsidRPr="00F3778B">
                <w:rPr>
                  <w:rFonts w:ascii="Arial" w:eastAsia="MS Mincho" w:hAnsi="Arial" w:cs="Arial"/>
                  <w:color w:val="000000"/>
                  <w:sz w:val="20"/>
                  <w:szCs w:val="20"/>
                  <w:lang w:eastAsia="fr-FR"/>
                </w:rPr>
                <w:t>dataset</w:t>
              </w:r>
              <w:r>
                <w:rPr>
                  <w:rFonts w:ascii="Arial" w:eastAsia="MS Mincho" w:hAnsi="Arial" w:cs="Arial"/>
                  <w:color w:val="000000"/>
                  <w:sz w:val="20"/>
                  <w:szCs w:val="20"/>
                  <w:lang w:eastAsia="fr-FR"/>
                </w:rPr>
                <w:t>=</w:t>
              </w:r>
              <w:r>
                <w:rPr>
                  <w:rFonts w:ascii="Arial" w:eastAsia="MS Mincho" w:hAnsi="Arial" w:cs="Arial"/>
                  <w:color w:val="000000"/>
                  <w:sz w:val="20"/>
                  <w:szCs w:val="20"/>
                  <w:lang w:eastAsia="fr-FR"/>
                </w:rPr>
                <w:t>drifter</w:t>
              </w:r>
            </w:ins>
          </w:p>
          <w:p w14:paraId="0BA84B60" w14:textId="4BC0E1CA" w:rsidR="00AB29E7" w:rsidRDefault="00AB29E7" w:rsidP="00AB29E7">
            <w:pPr>
              <w:pStyle w:val="Prrafodelista"/>
              <w:numPr>
                <w:ilvl w:val="0"/>
                <w:numId w:val="8"/>
              </w:numPr>
              <w:tabs>
                <w:tab w:val="left" w:pos="234"/>
              </w:tabs>
              <w:ind w:left="0" w:right="40" w:firstLine="92"/>
              <w:jc w:val="both"/>
              <w:rPr>
                <w:ins w:id="559" w:author="Microsoft Office User" w:date="2020-06-15T19:01:00Z"/>
                <w:rFonts w:ascii="Arial" w:eastAsia="MS Mincho" w:hAnsi="Arial" w:cs="Arial"/>
                <w:color w:val="000000"/>
                <w:sz w:val="20"/>
                <w:szCs w:val="20"/>
                <w:lang w:eastAsia="fr-FR"/>
              </w:rPr>
            </w:pPr>
            <w:ins w:id="560" w:author="Microsoft Office User" w:date="2020-06-15T19:01:00Z">
              <w:r>
                <w:rPr>
                  <w:rFonts w:ascii="Arial" w:eastAsia="MS Mincho" w:hAnsi="Arial" w:cs="Arial"/>
                  <w:color w:val="000000"/>
                  <w:sz w:val="20"/>
                  <w:szCs w:val="20"/>
                  <w:lang w:eastAsia="fr-FR"/>
                </w:rPr>
                <w:t xml:space="preserve">KPI=Number of platforms (e.g </w:t>
              </w:r>
            </w:ins>
            <w:ins w:id="561" w:author="Microsoft Office User" w:date="2020-06-15T19:02:00Z">
              <w:r>
                <w:rPr>
                  <w:rFonts w:ascii="Arial" w:eastAsia="MS Mincho" w:hAnsi="Arial" w:cs="Arial"/>
                  <w:color w:val="000000"/>
                  <w:sz w:val="20"/>
                  <w:szCs w:val="20"/>
                  <w:lang w:eastAsia="fr-FR"/>
                </w:rPr>
                <w:t xml:space="preserve">1240 drifters were active at the global level </w:t>
              </w:r>
            </w:ins>
            <w:ins w:id="562" w:author="Microsoft Office User" w:date="2020-06-15T19:01:00Z">
              <w:r>
                <w:rPr>
                  <w:rFonts w:ascii="Arial" w:eastAsia="MS Mincho" w:hAnsi="Arial" w:cs="Arial"/>
                  <w:color w:val="000000"/>
                  <w:sz w:val="20"/>
                  <w:szCs w:val="20"/>
                  <w:lang w:eastAsia="fr-FR"/>
                </w:rPr>
                <w:t xml:space="preserve">at the date of the edition of this document). </w:t>
              </w:r>
            </w:ins>
          </w:p>
          <w:p w14:paraId="5260502E" w14:textId="77777777" w:rsidR="00AB29E7" w:rsidRDefault="00AB29E7" w:rsidP="00AB29E7">
            <w:pPr>
              <w:pStyle w:val="Prrafodelista"/>
              <w:tabs>
                <w:tab w:val="left" w:pos="234"/>
              </w:tabs>
              <w:ind w:left="92" w:right="40"/>
              <w:jc w:val="both"/>
              <w:rPr>
                <w:ins w:id="563" w:author="Microsoft Office User" w:date="2020-06-15T19:01:00Z"/>
                <w:rFonts w:ascii="Arial" w:eastAsia="MS Mincho" w:hAnsi="Arial" w:cs="Arial"/>
                <w:color w:val="000000"/>
                <w:sz w:val="20"/>
                <w:szCs w:val="20"/>
                <w:lang w:eastAsia="fr-FR"/>
              </w:rPr>
            </w:pPr>
          </w:p>
          <w:p w14:paraId="00DAB0C2" w14:textId="53F0D84A" w:rsidR="00AB29E7" w:rsidRPr="00F3778B" w:rsidRDefault="00AB29E7" w:rsidP="00AB29E7">
            <w:pPr>
              <w:ind w:right="-188"/>
              <w:jc w:val="both"/>
              <w:rPr>
                <w:ins w:id="564" w:author="Microsoft Office User" w:date="2020-06-15T18:53:00Z"/>
                <w:rFonts w:ascii="Arial" w:eastAsia="MS Mincho" w:hAnsi="Arial" w:cs="Arial"/>
                <w:color w:val="000000"/>
                <w:sz w:val="20"/>
                <w:szCs w:val="20"/>
                <w:highlight w:val="yellow"/>
                <w:lang w:eastAsia="fr-FR"/>
              </w:rPr>
            </w:pPr>
            <w:ins w:id="565" w:author="Microsoft Office User" w:date="2020-06-15T19:01:00Z">
              <w:r>
                <w:rPr>
                  <w:rFonts w:ascii="Arial" w:eastAsia="MS Mincho" w:hAnsi="Arial" w:cs="Arial"/>
                  <w:color w:val="000000"/>
                  <w:sz w:val="20"/>
                  <w:szCs w:val="20"/>
                  <w:lang w:eastAsia="fr-FR"/>
                </w:rPr>
                <w:t>Finally, the figure will be displayed and able to be saved in different formats (i.e. PNG, JPEG, PDF, SVG).</w:t>
              </w:r>
            </w:ins>
          </w:p>
        </w:tc>
      </w:tr>
      <w:tr w:rsidR="00877229" w:rsidRPr="00F3778B" w14:paraId="28E263EF" w14:textId="77777777" w:rsidTr="001E36E2">
        <w:trPr>
          <w:ins w:id="566" w:author="Microsoft Office User" w:date="2020-06-15T19:01:00Z"/>
        </w:trPr>
        <w:tc>
          <w:tcPr>
            <w:tcW w:w="4957" w:type="dxa"/>
            <w:tcBorders>
              <w:top w:val="nil"/>
              <w:left w:val="nil"/>
              <w:bottom w:val="nil"/>
              <w:right w:val="nil"/>
            </w:tcBorders>
          </w:tcPr>
          <w:p w14:paraId="69C51189" w14:textId="4489EDFA" w:rsidR="00877229" w:rsidRPr="00F3778B" w:rsidRDefault="00877229" w:rsidP="00877229">
            <w:pPr>
              <w:ind w:right="-188"/>
              <w:jc w:val="both"/>
              <w:rPr>
                <w:ins w:id="567" w:author="Microsoft Office User" w:date="2020-06-15T19:01:00Z"/>
                <w:rFonts w:ascii="Arial" w:eastAsia="MS Mincho" w:hAnsi="Arial" w:cs="Arial"/>
                <w:color w:val="000000"/>
                <w:sz w:val="20"/>
                <w:szCs w:val="20"/>
                <w:highlight w:val="yellow"/>
                <w:lang w:eastAsia="fr-FR"/>
              </w:rPr>
            </w:pPr>
            <w:ins w:id="568" w:author="Microsoft Office User" w:date="2020-06-15T19:03:00Z">
              <w:r>
                <w:rPr>
                  <w:rFonts w:ascii="Arial" w:eastAsia="MS Mincho" w:hAnsi="Arial" w:cs="Arial"/>
                  <w:noProof/>
                  <w:color w:val="000000"/>
                  <w:sz w:val="20"/>
                  <w:szCs w:val="20"/>
                  <w:lang w:eastAsia="fr-FR"/>
                </w:rPr>
                <w:drawing>
                  <wp:inline distT="0" distB="0" distL="0" distR="0" wp14:anchorId="7A7B59C5" wp14:editId="6C40A8A7">
                    <wp:extent cx="3010535" cy="2007235"/>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drifter_files.png"/>
                            <pic:cNvPicPr/>
                          </pic:nvPicPr>
                          <pic:blipFill>
                            <a:blip r:embed="rId24"/>
                            <a:stretch>
                              <a:fillRect/>
                            </a:stretch>
                          </pic:blipFill>
                          <pic:spPr>
                            <a:xfrm>
                              <a:off x="0" y="0"/>
                              <a:ext cx="3010535" cy="2007235"/>
                            </a:xfrm>
                            <a:prstGeom prst="rect">
                              <a:avLst/>
                            </a:prstGeom>
                          </pic:spPr>
                        </pic:pic>
                      </a:graphicData>
                    </a:graphic>
                  </wp:inline>
                </w:drawing>
              </w:r>
            </w:ins>
          </w:p>
        </w:tc>
        <w:tc>
          <w:tcPr>
            <w:tcW w:w="4374" w:type="dxa"/>
            <w:tcBorders>
              <w:top w:val="nil"/>
              <w:left w:val="nil"/>
              <w:bottom w:val="nil"/>
              <w:right w:val="nil"/>
            </w:tcBorders>
          </w:tcPr>
          <w:p w14:paraId="2A3C65B2" w14:textId="7414C7A6" w:rsidR="00877229" w:rsidRPr="00F3778B" w:rsidRDefault="00877229" w:rsidP="00877229">
            <w:pPr>
              <w:ind w:right="40"/>
              <w:jc w:val="both"/>
              <w:rPr>
                <w:ins w:id="569" w:author="Microsoft Office User" w:date="2020-06-15T19:03:00Z"/>
                <w:rFonts w:ascii="Arial" w:eastAsia="MS Mincho" w:hAnsi="Arial" w:cs="Arial"/>
                <w:b/>
                <w:color w:val="000000"/>
                <w:sz w:val="20"/>
                <w:szCs w:val="20"/>
                <w:lang w:eastAsia="fr-FR"/>
              </w:rPr>
            </w:pPr>
            <w:ins w:id="570" w:author="Microsoft Office User" w:date="2020-06-15T19:03:00Z">
              <w:r w:rsidRPr="00F3778B">
                <w:rPr>
                  <w:rFonts w:ascii="Arial" w:eastAsia="MS Mincho" w:hAnsi="Arial" w:cs="Arial"/>
                  <w:b/>
                  <w:color w:val="000000"/>
                  <w:sz w:val="20"/>
                  <w:szCs w:val="20"/>
                  <w:lang w:eastAsia="fr-FR"/>
                </w:rPr>
                <w:t>-Description</w:t>
              </w:r>
              <w:r>
                <w:rPr>
                  <w:rFonts w:ascii="Arial" w:eastAsia="MS Mincho" w:hAnsi="Arial" w:cs="Arial"/>
                  <w:b/>
                  <w:color w:val="000000"/>
                  <w:sz w:val="20"/>
                  <w:szCs w:val="20"/>
                  <w:lang w:eastAsia="fr-FR"/>
                </w:rPr>
                <w:t xml:space="preserve">: </w:t>
              </w:r>
              <w:r w:rsidRPr="00F3778B">
                <w:rPr>
                  <w:rFonts w:ascii="Arial" w:hAnsi="Arial" w:cs="Arial"/>
                  <w:sz w:val="20"/>
                  <w:szCs w:val="20"/>
                </w:rPr>
                <w:t xml:space="preserve">number of </w:t>
              </w:r>
              <w:r>
                <w:rPr>
                  <w:rFonts w:ascii="Arial" w:hAnsi="Arial" w:cs="Arial"/>
                  <w:sz w:val="20"/>
                  <w:szCs w:val="20"/>
                </w:rPr>
                <w:t>drifter</w:t>
              </w:r>
              <w:r>
                <w:rPr>
                  <w:rFonts w:ascii="Arial" w:hAnsi="Arial" w:cs="Arial"/>
                  <w:sz w:val="20"/>
                  <w:szCs w:val="20"/>
                </w:rPr>
                <w:t xml:space="preserve"> </w:t>
              </w:r>
              <w:r w:rsidRPr="00F3778B">
                <w:rPr>
                  <w:rFonts w:ascii="Arial" w:hAnsi="Arial" w:cs="Arial"/>
                  <w:sz w:val="20"/>
                  <w:szCs w:val="20"/>
                </w:rPr>
                <w:t>files available in the different folders (historical, latest, monthly)</w:t>
              </w:r>
            </w:ins>
          </w:p>
          <w:p w14:paraId="6A162A80" w14:textId="77777777" w:rsidR="00877229" w:rsidRDefault="00877229" w:rsidP="00877229">
            <w:pPr>
              <w:pStyle w:val="Prrafodelista"/>
              <w:numPr>
                <w:ilvl w:val="0"/>
                <w:numId w:val="8"/>
              </w:numPr>
              <w:tabs>
                <w:tab w:val="left" w:pos="234"/>
              </w:tabs>
              <w:ind w:left="0" w:right="40" w:firstLine="60"/>
              <w:jc w:val="both"/>
              <w:rPr>
                <w:ins w:id="571" w:author="Microsoft Office User" w:date="2020-06-15T19:03:00Z"/>
                <w:rFonts w:ascii="Arial" w:eastAsia="MS Mincho" w:hAnsi="Arial" w:cs="Arial"/>
                <w:color w:val="000000"/>
                <w:sz w:val="20"/>
                <w:szCs w:val="20"/>
                <w:lang w:eastAsia="fr-FR"/>
              </w:rPr>
            </w:pPr>
            <w:ins w:id="572" w:author="Microsoft Office User" w:date="2020-06-15T19:03:00Z">
              <w:r w:rsidRPr="00F3778B">
                <w:rPr>
                  <w:rFonts w:ascii="Arial" w:eastAsia="MS Mincho" w:hAnsi="Arial" w:cs="Arial"/>
                  <w:b/>
                  <w:color w:val="000000"/>
                  <w:sz w:val="20"/>
                  <w:szCs w:val="20"/>
                  <w:lang w:eastAsia="fr-FR"/>
                </w:rPr>
                <w:t>Availability:</w:t>
              </w:r>
              <w:r w:rsidRPr="00F3778B">
                <w:rPr>
                  <w:rFonts w:ascii="Arial" w:eastAsia="MS Mincho" w:hAnsi="Arial" w:cs="Arial"/>
                  <w:color w:val="000000"/>
                  <w:sz w:val="20"/>
                  <w:szCs w:val="20"/>
                  <w:lang w:eastAsia="fr-FR"/>
                </w:rPr>
                <w:t xml:space="preserve"> visit the </w:t>
              </w:r>
              <w:r>
                <w:rPr>
                  <w:rFonts w:ascii="Arial" w:eastAsia="MS Mincho" w:hAnsi="Arial" w:cs="Arial"/>
                  <w:color w:val="000000"/>
                  <w:sz w:val="20"/>
                  <w:szCs w:val="20"/>
                  <w:lang w:eastAsia="fr-FR"/>
                </w:rPr>
                <w:fldChar w:fldCharType="begin"/>
              </w:r>
              <w:r>
                <w:rPr>
                  <w:rFonts w:ascii="Arial" w:eastAsia="MS Mincho" w:hAnsi="Arial" w:cs="Arial"/>
                  <w:color w:val="000000"/>
                  <w:sz w:val="20"/>
                  <w:szCs w:val="20"/>
                  <w:lang w:eastAsia="fr-FR"/>
                </w:rPr>
                <w:instrText xml:space="preserve"> HYPERLINK "http://www.marineinsitu.eu/monitoring/" </w:instrText>
              </w:r>
              <w:r>
                <w:rPr>
                  <w:rFonts w:ascii="Arial" w:eastAsia="MS Mincho" w:hAnsi="Arial" w:cs="Arial"/>
                  <w:color w:val="000000"/>
                  <w:sz w:val="20"/>
                  <w:szCs w:val="20"/>
                  <w:lang w:eastAsia="fr-FR"/>
                </w:rPr>
              </w:r>
              <w:r>
                <w:rPr>
                  <w:rFonts w:ascii="Arial" w:eastAsia="MS Mincho" w:hAnsi="Arial" w:cs="Arial"/>
                  <w:color w:val="000000"/>
                  <w:sz w:val="20"/>
                  <w:szCs w:val="20"/>
                  <w:lang w:eastAsia="fr-FR"/>
                </w:rPr>
                <w:fldChar w:fldCharType="separate"/>
              </w:r>
              <w:r w:rsidRPr="00F3778B">
                <w:rPr>
                  <w:rStyle w:val="Hipervnculo"/>
                  <w:rFonts w:ascii="Arial" w:eastAsia="MS Mincho" w:hAnsi="Arial" w:cs="Arial"/>
                  <w:sz w:val="20"/>
                  <w:szCs w:val="20"/>
                  <w:lang w:eastAsia="fr-FR"/>
                </w:rPr>
                <w:t>monitoring service</w:t>
              </w:r>
              <w:r>
                <w:rPr>
                  <w:rFonts w:ascii="Arial" w:eastAsia="MS Mincho" w:hAnsi="Arial" w:cs="Arial"/>
                  <w:color w:val="000000"/>
                  <w:sz w:val="20"/>
                  <w:szCs w:val="20"/>
                  <w:lang w:eastAsia="fr-FR"/>
                </w:rPr>
                <w:fldChar w:fldCharType="end"/>
              </w:r>
              <w:r w:rsidRPr="00F3778B">
                <w:rPr>
                  <w:rFonts w:ascii="Arial" w:eastAsia="MS Mincho" w:hAnsi="Arial" w:cs="Arial"/>
                  <w:color w:val="000000"/>
                  <w:sz w:val="20"/>
                  <w:szCs w:val="20"/>
                  <w:lang w:eastAsia="fr-FR"/>
                </w:rPr>
                <w:t>, click on “Detailed view” and select</w:t>
              </w:r>
              <w:r>
                <w:rPr>
                  <w:rFonts w:ascii="Arial" w:eastAsia="MS Mincho" w:hAnsi="Arial" w:cs="Arial"/>
                  <w:color w:val="000000"/>
                  <w:sz w:val="20"/>
                  <w:szCs w:val="20"/>
                  <w:lang w:eastAsia="fr-FR"/>
                </w:rPr>
                <w:t>:</w:t>
              </w:r>
              <w:r w:rsidRPr="00F3778B">
                <w:rPr>
                  <w:rFonts w:ascii="Arial" w:eastAsia="MS Mincho" w:hAnsi="Arial" w:cs="Arial"/>
                  <w:color w:val="000000"/>
                  <w:sz w:val="20"/>
                  <w:szCs w:val="20"/>
                  <w:lang w:eastAsia="fr-FR"/>
                </w:rPr>
                <w:t xml:space="preserve"> </w:t>
              </w:r>
            </w:ins>
          </w:p>
          <w:p w14:paraId="6F6967F8" w14:textId="77777777" w:rsidR="00877229" w:rsidRDefault="00877229" w:rsidP="00877229">
            <w:pPr>
              <w:pStyle w:val="Prrafodelista"/>
              <w:numPr>
                <w:ilvl w:val="0"/>
                <w:numId w:val="8"/>
              </w:numPr>
              <w:tabs>
                <w:tab w:val="left" w:pos="234"/>
              </w:tabs>
              <w:ind w:left="0" w:right="40" w:firstLine="92"/>
              <w:jc w:val="both"/>
              <w:rPr>
                <w:ins w:id="573" w:author="Microsoft Office User" w:date="2020-06-15T19:03:00Z"/>
                <w:rFonts w:ascii="Arial" w:eastAsia="MS Mincho" w:hAnsi="Arial" w:cs="Arial"/>
                <w:color w:val="000000"/>
                <w:sz w:val="20"/>
                <w:szCs w:val="20"/>
                <w:lang w:eastAsia="fr-FR"/>
              </w:rPr>
            </w:pPr>
            <w:ins w:id="574" w:author="Microsoft Office User" w:date="2020-06-15T19:03:00Z">
              <w:r>
                <w:rPr>
                  <w:rFonts w:ascii="Arial" w:eastAsia="MS Mincho" w:hAnsi="Arial" w:cs="Arial"/>
                  <w:color w:val="000000"/>
                  <w:sz w:val="20"/>
                  <w:szCs w:val="20"/>
                  <w:lang w:eastAsia="fr-FR"/>
                </w:rPr>
                <w:t>Re</w:t>
              </w:r>
              <w:r w:rsidRPr="00F3778B">
                <w:rPr>
                  <w:rFonts w:ascii="Arial" w:eastAsia="MS Mincho" w:hAnsi="Arial" w:cs="Arial"/>
                  <w:color w:val="000000"/>
                  <w:sz w:val="20"/>
                  <w:szCs w:val="20"/>
                  <w:lang w:eastAsia="fr-FR"/>
                </w:rPr>
                <w:t>gion</w:t>
              </w:r>
              <w:r>
                <w:rPr>
                  <w:rFonts w:ascii="Arial" w:eastAsia="MS Mincho" w:hAnsi="Arial" w:cs="Arial"/>
                  <w:color w:val="000000"/>
                  <w:sz w:val="20"/>
                  <w:szCs w:val="20"/>
                  <w:lang w:eastAsia="fr-FR"/>
                </w:rPr>
                <w:t xml:space="preserve">=Global </w:t>
              </w:r>
            </w:ins>
          </w:p>
          <w:p w14:paraId="39C69A2B" w14:textId="77777777" w:rsidR="00877229" w:rsidRDefault="00877229" w:rsidP="00877229">
            <w:pPr>
              <w:pStyle w:val="Prrafodelista"/>
              <w:numPr>
                <w:ilvl w:val="0"/>
                <w:numId w:val="8"/>
              </w:numPr>
              <w:tabs>
                <w:tab w:val="left" w:pos="234"/>
              </w:tabs>
              <w:ind w:left="0" w:right="40" w:firstLine="92"/>
              <w:jc w:val="both"/>
              <w:rPr>
                <w:ins w:id="575" w:author="Microsoft Office User" w:date="2020-06-15T19:03:00Z"/>
                <w:rFonts w:ascii="Arial" w:eastAsia="MS Mincho" w:hAnsi="Arial" w:cs="Arial"/>
                <w:color w:val="000000"/>
                <w:sz w:val="20"/>
                <w:szCs w:val="20"/>
                <w:lang w:eastAsia="fr-FR"/>
              </w:rPr>
            </w:pPr>
            <w:ins w:id="576" w:author="Microsoft Office User" w:date="2020-06-15T19:03:00Z">
              <w:r>
                <w:rPr>
                  <w:rFonts w:ascii="Arial" w:eastAsia="MS Mincho" w:hAnsi="Arial" w:cs="Arial"/>
                  <w:color w:val="000000"/>
                  <w:sz w:val="20"/>
                  <w:szCs w:val="20"/>
                  <w:lang w:eastAsia="fr-FR"/>
                </w:rPr>
                <w:t>Type= Near Real Time</w:t>
              </w:r>
            </w:ins>
          </w:p>
          <w:p w14:paraId="13152DE1" w14:textId="77777777" w:rsidR="00877229" w:rsidRDefault="00877229" w:rsidP="00877229">
            <w:pPr>
              <w:pStyle w:val="Prrafodelista"/>
              <w:numPr>
                <w:ilvl w:val="0"/>
                <w:numId w:val="8"/>
              </w:numPr>
              <w:tabs>
                <w:tab w:val="left" w:pos="234"/>
              </w:tabs>
              <w:ind w:left="0" w:right="40" w:firstLine="92"/>
              <w:jc w:val="both"/>
              <w:rPr>
                <w:ins w:id="577" w:author="Microsoft Office User" w:date="2020-06-15T19:03:00Z"/>
                <w:rFonts w:ascii="Arial" w:eastAsia="MS Mincho" w:hAnsi="Arial" w:cs="Arial"/>
                <w:color w:val="000000"/>
                <w:sz w:val="20"/>
                <w:szCs w:val="20"/>
                <w:lang w:eastAsia="fr-FR"/>
              </w:rPr>
            </w:pPr>
            <w:ins w:id="578" w:author="Microsoft Office User" w:date="2020-06-15T19:03:00Z">
              <w:r>
                <w:rPr>
                  <w:rFonts w:ascii="Arial" w:eastAsia="MS Mincho" w:hAnsi="Arial" w:cs="Arial"/>
                  <w:color w:val="000000"/>
                  <w:sz w:val="20"/>
                  <w:szCs w:val="20"/>
                  <w:lang w:eastAsia="fr-FR"/>
                </w:rPr>
                <w:t>Product:INSITU_GLO_UV_NRT_OBSERVATIONS_013_048</w:t>
              </w:r>
            </w:ins>
          </w:p>
          <w:p w14:paraId="2E8DC471" w14:textId="33972B1B" w:rsidR="00877229" w:rsidRDefault="00877229" w:rsidP="00877229">
            <w:pPr>
              <w:pStyle w:val="Prrafodelista"/>
              <w:numPr>
                <w:ilvl w:val="0"/>
                <w:numId w:val="8"/>
              </w:numPr>
              <w:tabs>
                <w:tab w:val="left" w:pos="234"/>
              </w:tabs>
              <w:ind w:left="0" w:right="40" w:firstLine="92"/>
              <w:jc w:val="both"/>
              <w:rPr>
                <w:ins w:id="579" w:author="Microsoft Office User" w:date="2020-06-15T19:03:00Z"/>
                <w:rFonts w:ascii="Arial" w:eastAsia="MS Mincho" w:hAnsi="Arial" w:cs="Arial"/>
                <w:color w:val="000000"/>
                <w:sz w:val="20"/>
                <w:szCs w:val="20"/>
                <w:lang w:eastAsia="fr-FR"/>
              </w:rPr>
            </w:pPr>
            <w:ins w:id="580" w:author="Microsoft Office User" w:date="2020-06-15T19:03:00Z">
              <w:r w:rsidRPr="00F3778B">
                <w:rPr>
                  <w:rFonts w:ascii="Arial" w:eastAsia="MS Mincho" w:hAnsi="Arial" w:cs="Arial"/>
                  <w:color w:val="000000"/>
                  <w:sz w:val="20"/>
                  <w:szCs w:val="20"/>
                  <w:lang w:eastAsia="fr-FR"/>
                </w:rPr>
                <w:t>dataset</w:t>
              </w:r>
              <w:r>
                <w:rPr>
                  <w:rFonts w:ascii="Arial" w:eastAsia="MS Mincho" w:hAnsi="Arial" w:cs="Arial"/>
                  <w:color w:val="000000"/>
                  <w:sz w:val="20"/>
                  <w:szCs w:val="20"/>
                  <w:lang w:eastAsia="fr-FR"/>
                </w:rPr>
                <w:t>=</w:t>
              </w:r>
              <w:r>
                <w:rPr>
                  <w:rFonts w:ascii="Arial" w:eastAsia="MS Mincho" w:hAnsi="Arial" w:cs="Arial"/>
                  <w:color w:val="000000"/>
                  <w:sz w:val="20"/>
                  <w:szCs w:val="20"/>
                  <w:lang w:eastAsia="fr-FR"/>
                </w:rPr>
                <w:t>drifter</w:t>
              </w:r>
            </w:ins>
          </w:p>
          <w:p w14:paraId="0FB5E345" w14:textId="4E13555F" w:rsidR="00877229" w:rsidRDefault="00877229" w:rsidP="00877229">
            <w:pPr>
              <w:pStyle w:val="Prrafodelista"/>
              <w:numPr>
                <w:ilvl w:val="0"/>
                <w:numId w:val="8"/>
              </w:numPr>
              <w:tabs>
                <w:tab w:val="left" w:pos="234"/>
              </w:tabs>
              <w:ind w:left="0" w:right="40" w:firstLine="92"/>
              <w:jc w:val="both"/>
              <w:rPr>
                <w:ins w:id="581" w:author="Microsoft Office User" w:date="2020-06-15T19:03:00Z"/>
                <w:rFonts w:ascii="Arial" w:eastAsia="MS Mincho" w:hAnsi="Arial" w:cs="Arial"/>
                <w:color w:val="000000"/>
                <w:sz w:val="20"/>
                <w:szCs w:val="20"/>
                <w:lang w:eastAsia="fr-FR"/>
              </w:rPr>
            </w:pPr>
            <w:ins w:id="582" w:author="Microsoft Office User" w:date="2020-06-15T19:03:00Z">
              <w:r>
                <w:rPr>
                  <w:rFonts w:ascii="Arial" w:eastAsia="MS Mincho" w:hAnsi="Arial" w:cs="Arial"/>
                  <w:color w:val="000000"/>
                  <w:sz w:val="20"/>
                  <w:szCs w:val="20"/>
                  <w:lang w:eastAsia="fr-FR"/>
                </w:rPr>
                <w:t xml:space="preserve">KPI=Number of files (e.g. </w:t>
              </w:r>
            </w:ins>
            <w:ins w:id="583" w:author="Microsoft Office User" w:date="2020-06-15T19:04:00Z">
              <w:r>
                <w:rPr>
                  <w:rFonts w:ascii="Arial" w:eastAsia="MS Mincho" w:hAnsi="Arial" w:cs="Arial"/>
                  <w:color w:val="000000"/>
                  <w:sz w:val="20"/>
                  <w:szCs w:val="20"/>
                  <w:lang w:eastAsia="fr-FR"/>
                </w:rPr>
                <w:t xml:space="preserve">76021 </w:t>
              </w:r>
            </w:ins>
            <w:ins w:id="584" w:author="Microsoft Office User" w:date="2020-06-15T19:03:00Z">
              <w:r>
                <w:rPr>
                  <w:rFonts w:ascii="Arial" w:eastAsia="MS Mincho" w:hAnsi="Arial" w:cs="Arial"/>
                  <w:color w:val="000000"/>
                  <w:sz w:val="20"/>
                  <w:szCs w:val="20"/>
                  <w:lang w:eastAsia="fr-FR"/>
                </w:rPr>
                <w:t xml:space="preserve">files were available in the last 30 days, </w:t>
              </w:r>
            </w:ins>
            <w:ins w:id="585" w:author="Microsoft Office User" w:date="2020-06-15T19:04:00Z">
              <w:r>
                <w:rPr>
                  <w:rFonts w:ascii="Arial" w:eastAsia="MS Mincho" w:hAnsi="Arial" w:cs="Arial"/>
                  <w:color w:val="000000"/>
                  <w:sz w:val="20"/>
                  <w:szCs w:val="20"/>
                  <w:lang w:eastAsia="fr-FR"/>
                </w:rPr>
                <w:t>11249</w:t>
              </w:r>
            </w:ins>
            <w:ins w:id="586" w:author="Microsoft Office User" w:date="2020-06-15T19:03:00Z">
              <w:r>
                <w:rPr>
                  <w:rFonts w:ascii="Arial" w:eastAsia="MS Mincho" w:hAnsi="Arial" w:cs="Arial"/>
                  <w:color w:val="000000"/>
                  <w:sz w:val="20"/>
                  <w:szCs w:val="20"/>
                  <w:lang w:eastAsia="fr-FR"/>
                </w:rPr>
                <w:t xml:space="preserve"> historical files and </w:t>
              </w:r>
            </w:ins>
            <w:ins w:id="587" w:author="Microsoft Office User" w:date="2020-06-15T19:04:00Z">
              <w:r>
                <w:rPr>
                  <w:rFonts w:ascii="Arial" w:eastAsia="MS Mincho" w:hAnsi="Arial" w:cs="Arial"/>
                  <w:color w:val="000000"/>
                  <w:sz w:val="20"/>
                  <w:szCs w:val="20"/>
                  <w:lang w:eastAsia="fr-FR"/>
                </w:rPr>
                <w:t>28622</w:t>
              </w:r>
            </w:ins>
            <w:ins w:id="588" w:author="Microsoft Office User" w:date="2020-06-15T19:03:00Z">
              <w:r>
                <w:rPr>
                  <w:rFonts w:ascii="Arial" w:eastAsia="MS Mincho" w:hAnsi="Arial" w:cs="Arial"/>
                  <w:color w:val="000000"/>
                  <w:sz w:val="20"/>
                  <w:szCs w:val="20"/>
                  <w:lang w:eastAsia="fr-FR"/>
                </w:rPr>
                <w:t xml:space="preserve"> monthly files)</w:t>
              </w:r>
            </w:ins>
          </w:p>
          <w:p w14:paraId="4FDC74BB" w14:textId="77777777" w:rsidR="00877229" w:rsidRDefault="00877229" w:rsidP="00877229">
            <w:pPr>
              <w:pStyle w:val="Prrafodelista"/>
              <w:tabs>
                <w:tab w:val="left" w:pos="234"/>
              </w:tabs>
              <w:ind w:left="92" w:right="40"/>
              <w:jc w:val="both"/>
              <w:rPr>
                <w:ins w:id="589" w:author="Microsoft Office User" w:date="2020-06-15T19:03:00Z"/>
                <w:rFonts w:ascii="Arial" w:eastAsia="MS Mincho" w:hAnsi="Arial" w:cs="Arial"/>
                <w:color w:val="000000"/>
                <w:sz w:val="20"/>
                <w:szCs w:val="20"/>
                <w:lang w:eastAsia="fr-FR"/>
              </w:rPr>
            </w:pPr>
          </w:p>
          <w:p w14:paraId="483EB63F" w14:textId="5776F948" w:rsidR="00877229" w:rsidRDefault="00877229" w:rsidP="00877229">
            <w:pPr>
              <w:jc w:val="both"/>
              <w:rPr>
                <w:ins w:id="590" w:author="Microsoft Office User" w:date="2020-06-15T19:01:00Z"/>
                <w:rFonts w:ascii="Arial" w:eastAsia="MS Mincho" w:hAnsi="Arial" w:cs="Arial"/>
                <w:b/>
                <w:color w:val="000000"/>
                <w:sz w:val="20"/>
                <w:szCs w:val="20"/>
                <w:lang w:eastAsia="fr-FR"/>
              </w:rPr>
            </w:pPr>
            <w:ins w:id="591" w:author="Microsoft Office User" w:date="2020-06-15T19:03:00Z">
              <w:r>
                <w:rPr>
                  <w:rFonts w:ascii="Arial" w:eastAsia="MS Mincho" w:hAnsi="Arial" w:cs="Arial"/>
                  <w:color w:val="000000"/>
                  <w:sz w:val="20"/>
                  <w:szCs w:val="20"/>
                  <w:lang w:eastAsia="fr-FR"/>
                </w:rPr>
                <w:t>Finally, the figure will be displayed and able to be saved in different formats (i.e. PNG, JPEG, PDF, SVG).</w:t>
              </w:r>
            </w:ins>
          </w:p>
        </w:tc>
      </w:tr>
      <w:tr w:rsidR="00877229" w:rsidRPr="00C0189F" w14:paraId="07B99C39" w14:textId="77777777" w:rsidTr="001E36E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4957" w:type="dxa"/>
          </w:tcPr>
          <w:p w14:paraId="444A7FAA" w14:textId="5F2C4C18" w:rsidR="00877229" w:rsidRPr="001E36E2" w:rsidRDefault="00877229" w:rsidP="00877229">
            <w:pPr>
              <w:rPr>
                <w:lang w:eastAsia="fr-FR"/>
              </w:rPr>
            </w:pPr>
            <w:r w:rsidRPr="001E36E2">
              <w:rPr>
                <w:iCs/>
                <w:color w:val="000000"/>
                <w:lang w:eastAsia="fr-FR"/>
              </w:rPr>
              <w:lastRenderedPageBreak/>
              <w:drawing>
                <wp:inline distT="0" distB="0" distL="0" distR="0" wp14:anchorId="41701DC5" wp14:editId="2A61BAA3">
                  <wp:extent cx="3858451" cy="2211705"/>
                  <wp:effectExtent l="0" t="0" r="889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orCount.png"/>
                          <pic:cNvPicPr/>
                        </pic:nvPicPr>
                        <pic:blipFill rotWithShape="1">
                          <a:blip r:embed="rId25"/>
                          <a:srcRect t="9368"/>
                          <a:stretch/>
                        </pic:blipFill>
                        <pic:spPr bwMode="auto">
                          <a:xfrm>
                            <a:off x="0" y="0"/>
                            <a:ext cx="3865014" cy="2215467"/>
                          </a:xfrm>
                          <a:prstGeom prst="rect">
                            <a:avLst/>
                          </a:prstGeom>
                          <a:ln>
                            <a:noFill/>
                          </a:ln>
                          <a:extLst>
                            <a:ext uri="{53640926-AAD7-44D8-BBD7-CCE9431645EC}">
                              <a14:shadowObscured xmlns:a14="http://schemas.microsoft.com/office/drawing/2010/main"/>
                            </a:ext>
                          </a:extLst>
                        </pic:spPr>
                      </pic:pic>
                    </a:graphicData>
                  </a:graphic>
                </wp:inline>
              </w:drawing>
            </w:r>
          </w:p>
        </w:tc>
        <w:tc>
          <w:tcPr>
            <w:tcW w:w="4374" w:type="dxa"/>
            <w:vAlign w:val="center"/>
          </w:tcPr>
          <w:p w14:paraId="79107731" w14:textId="3A1AE0B4" w:rsidR="00877229" w:rsidRPr="001E36E2" w:rsidRDefault="00877229" w:rsidP="00877229">
            <w:pPr>
              <w:pStyle w:val="Descripcin"/>
              <w:rPr>
                <w:lang w:eastAsia="fr-FR"/>
              </w:rPr>
            </w:pPr>
            <w:bookmarkStart w:id="592" w:name="_Ref36470654"/>
            <w:r w:rsidRPr="00C0189F">
              <w:t xml:space="preserve">Figure </w:t>
            </w:r>
            <w:r w:rsidRPr="00C0189F">
              <w:fldChar w:fldCharType="begin"/>
            </w:r>
            <w:r w:rsidRPr="00C0189F">
              <w:instrText xml:space="preserve"> SEQ Figure \* ARABIC </w:instrText>
            </w:r>
            <w:r w:rsidRPr="00C0189F">
              <w:fldChar w:fldCharType="separate"/>
            </w:r>
            <w:r w:rsidRPr="001E36E2">
              <w:t>2</w:t>
            </w:r>
            <w:r w:rsidRPr="001E36E2">
              <w:fldChar w:fldCharType="end"/>
            </w:r>
            <w:bookmarkEnd w:id="592"/>
            <w:r w:rsidRPr="00C0189F">
              <w:t xml:space="preserve">: </w:t>
            </w:r>
            <w:r w:rsidRPr="001E36E2">
              <w:rPr>
                <w:lang w:eastAsia="fr-FR"/>
              </w:rPr>
              <w:t>Count of transmitting drifters per month from 01/2003 to 12/2018.</w:t>
            </w:r>
          </w:p>
        </w:tc>
      </w:tr>
    </w:tbl>
    <w:p w14:paraId="249DC4D7" w14:textId="7E10AC5D" w:rsidR="00B7147C" w:rsidRPr="001E36E2" w:rsidRDefault="00B7147C" w:rsidP="00B7147C">
      <w:pPr>
        <w:rPr>
          <w:lang w:eastAsia="fr-FR"/>
        </w:rPr>
      </w:pPr>
    </w:p>
    <w:p w14:paraId="1B11A6FE" w14:textId="4568800F" w:rsidR="00B7147C" w:rsidRPr="001E36E2" w:rsidRDefault="00345FED" w:rsidP="00465B5A">
      <w:pPr>
        <w:jc w:val="center"/>
        <w:rPr>
          <w:lang w:eastAsia="fr-FR"/>
        </w:rPr>
      </w:pPr>
      <w:r w:rsidRPr="001E36E2">
        <w:rPr>
          <w:iCs/>
          <w:color w:val="000000"/>
          <w:lang w:eastAsia="fr-FR"/>
        </w:rPr>
        <w:drawing>
          <wp:inline distT="0" distB="0" distL="0" distR="0" wp14:anchorId="550586DB" wp14:editId="50135D5E">
            <wp:extent cx="5180400" cy="2898000"/>
            <wp:effectExtent l="0" t="0" r="127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oxStat_20181001_20190101_UNb.png"/>
                    <pic:cNvPicPr/>
                  </pic:nvPicPr>
                  <pic:blipFill rotWithShape="1">
                    <a:blip r:embed="rId26"/>
                    <a:srcRect t="3546" b="4255"/>
                    <a:stretch/>
                  </pic:blipFill>
                  <pic:spPr bwMode="auto">
                    <a:xfrm>
                      <a:off x="0" y="0"/>
                      <a:ext cx="5180400" cy="2898000"/>
                    </a:xfrm>
                    <a:prstGeom prst="rect">
                      <a:avLst/>
                    </a:prstGeom>
                    <a:ln>
                      <a:noFill/>
                    </a:ln>
                    <a:extLst>
                      <a:ext uri="{53640926-AAD7-44D8-BBD7-CCE9431645EC}">
                        <a14:shadowObscured xmlns:a14="http://schemas.microsoft.com/office/drawing/2010/main"/>
                      </a:ext>
                    </a:extLst>
                  </pic:spPr>
                </pic:pic>
              </a:graphicData>
            </a:graphic>
          </wp:inline>
        </w:drawing>
      </w:r>
    </w:p>
    <w:p w14:paraId="0F402456" w14:textId="3B8957D2" w:rsidR="00B7147C" w:rsidRPr="001E36E2" w:rsidRDefault="00B7147C" w:rsidP="00465B5A">
      <w:pPr>
        <w:pStyle w:val="Descripcin"/>
        <w:jc w:val="center"/>
        <w:rPr>
          <w:lang w:eastAsia="fr-FR"/>
        </w:rPr>
      </w:pPr>
      <w:bookmarkStart w:id="593" w:name="_Ref36442926"/>
      <w:r w:rsidRPr="001E36E2">
        <w:rPr>
          <w:lang w:eastAsia="fr-FR"/>
        </w:rPr>
        <w:t xml:space="preserve">Figure </w:t>
      </w:r>
      <w:r w:rsidRPr="001E36E2">
        <w:rPr>
          <w:lang w:eastAsia="fr-FR"/>
        </w:rPr>
        <w:fldChar w:fldCharType="begin"/>
      </w:r>
      <w:r w:rsidRPr="001E36E2">
        <w:rPr>
          <w:lang w:eastAsia="fr-FR"/>
        </w:rPr>
        <w:instrText xml:space="preserve"> SEQ Figure \* ARABIC </w:instrText>
      </w:r>
      <w:r w:rsidRPr="001E36E2">
        <w:rPr>
          <w:lang w:eastAsia="fr-FR"/>
        </w:rPr>
        <w:fldChar w:fldCharType="separate"/>
      </w:r>
      <w:r w:rsidR="00663965" w:rsidRPr="001E36E2">
        <w:rPr>
          <w:lang w:eastAsia="fr-FR"/>
        </w:rPr>
        <w:t>3</w:t>
      </w:r>
      <w:r w:rsidRPr="00C0189F">
        <w:rPr>
          <w:lang w:eastAsia="fr-FR"/>
        </w:rPr>
        <w:fldChar w:fldCharType="end"/>
      </w:r>
      <w:bookmarkEnd w:id="593"/>
      <w:r w:rsidRPr="001E36E2">
        <w:rPr>
          <w:lang w:eastAsia="fr-FR"/>
        </w:rPr>
        <w:t xml:space="preserve">: </w:t>
      </w:r>
      <w:r w:rsidR="00C80CC7" w:rsidRPr="001E36E2">
        <w:rPr>
          <w:lang w:eastAsia="fr-FR"/>
        </w:rPr>
        <w:t>5°x5° bins mean number of measurements over a 3-month period from 2019 October to December.</w:t>
      </w:r>
    </w:p>
    <w:p w14:paraId="5CF840D7" w14:textId="3ADC723E" w:rsidR="00DC65BE" w:rsidRPr="001E36E2" w:rsidRDefault="00DC65BE">
      <w:pPr>
        <w:rPr>
          <w:lang w:eastAsia="fr-FR"/>
        </w:rPr>
      </w:pPr>
      <w:r w:rsidRPr="001E36E2">
        <w:rPr>
          <w:lang w:eastAsia="fr-FR"/>
        </w:rPr>
        <w:br w:type="page"/>
      </w:r>
    </w:p>
    <w:p w14:paraId="361781DA" w14:textId="77777777" w:rsidR="00DC65BE" w:rsidRPr="001E36E2" w:rsidRDefault="00DC65BE" w:rsidP="00DC65BE">
      <w:pPr>
        <w:rPr>
          <w:lang w:eastAsia="fr-FR"/>
        </w:rPr>
      </w:pPr>
    </w:p>
    <w:p w14:paraId="27AE325F" w14:textId="0E5D8651" w:rsidR="00821714" w:rsidRPr="001E36E2" w:rsidRDefault="00821714" w:rsidP="00821714">
      <w:pPr>
        <w:pStyle w:val="Ttulo1"/>
        <w:numPr>
          <w:ilvl w:val="0"/>
          <w:numId w:val="15"/>
        </w:numPr>
        <w:rPr>
          <w:rFonts w:ascii="Arial" w:hAnsi="Arial" w:cs="Arial"/>
          <w:sz w:val="28"/>
          <w:szCs w:val="28"/>
          <w:lang w:eastAsia="fr-FR"/>
        </w:rPr>
      </w:pPr>
      <w:bookmarkStart w:id="594" w:name="_Toc42010924"/>
      <w:r w:rsidRPr="001E36E2">
        <w:rPr>
          <w:rFonts w:ascii="Arial" w:hAnsi="Arial" w:cs="Arial"/>
          <w:sz w:val="28"/>
          <w:szCs w:val="28"/>
          <w:lang w:eastAsia="fr-FR"/>
        </w:rPr>
        <w:t xml:space="preserve">Variable SEA WATER VELOCITY </w:t>
      </w:r>
      <w:r w:rsidR="004265E9" w:rsidRPr="001E36E2">
        <w:rPr>
          <w:rFonts w:ascii="Arial" w:hAnsi="Arial" w:cs="Arial"/>
          <w:sz w:val="28"/>
          <w:szCs w:val="28"/>
          <w:lang w:eastAsia="fr-FR"/>
        </w:rPr>
        <w:t xml:space="preserve">at </w:t>
      </w:r>
      <w:r w:rsidRPr="001E36E2">
        <w:rPr>
          <w:rFonts w:ascii="Arial" w:hAnsi="Arial" w:cs="Arial"/>
          <w:sz w:val="28"/>
          <w:szCs w:val="28"/>
          <w:lang w:eastAsia="fr-FR"/>
        </w:rPr>
        <w:t xml:space="preserve">15m </w:t>
      </w:r>
      <w:r w:rsidR="009105B6" w:rsidRPr="001E36E2">
        <w:rPr>
          <w:rFonts w:ascii="Arial" w:hAnsi="Arial" w:cs="Arial"/>
          <w:sz w:val="28"/>
          <w:szCs w:val="28"/>
          <w:lang w:eastAsia="fr-FR"/>
        </w:rPr>
        <w:t>f</w:t>
      </w:r>
      <w:r w:rsidRPr="001E36E2">
        <w:rPr>
          <w:rFonts w:ascii="Arial" w:hAnsi="Arial" w:cs="Arial"/>
          <w:sz w:val="28"/>
          <w:szCs w:val="28"/>
          <w:lang w:eastAsia="fr-FR"/>
        </w:rPr>
        <w:t>rom “drifter</w:t>
      </w:r>
      <w:r w:rsidR="000151B5" w:rsidRPr="001E36E2">
        <w:rPr>
          <w:rFonts w:ascii="Arial" w:hAnsi="Arial" w:cs="Arial"/>
          <w:sz w:val="28"/>
          <w:szCs w:val="28"/>
          <w:lang w:eastAsia="fr-FR"/>
        </w:rPr>
        <w:t>_filt</w:t>
      </w:r>
      <w:r w:rsidRPr="001E36E2">
        <w:rPr>
          <w:rFonts w:ascii="Arial" w:hAnsi="Arial" w:cs="Arial"/>
          <w:sz w:val="28"/>
          <w:szCs w:val="28"/>
          <w:lang w:eastAsia="fr-FR"/>
        </w:rPr>
        <w:t>” dataset</w:t>
      </w:r>
      <w:bookmarkEnd w:id="594"/>
    </w:p>
    <w:p w14:paraId="11DFC32F" w14:textId="727120F2" w:rsidR="00A55FCE" w:rsidRPr="001E36E2" w:rsidRDefault="00865A0C" w:rsidP="001E36E2">
      <w:pPr>
        <w:jc w:val="both"/>
        <w:rPr>
          <w:rFonts w:ascii="Arial" w:hAnsi="Arial" w:cs="Arial"/>
          <w:sz w:val="22"/>
          <w:szCs w:val="22"/>
          <w:lang w:eastAsia="fr-FR"/>
        </w:rPr>
      </w:pPr>
      <w:commentRangeStart w:id="595"/>
      <w:r w:rsidRPr="001E36E2">
        <w:rPr>
          <w:rFonts w:ascii="Arial" w:hAnsi="Arial" w:cs="Arial"/>
          <w:sz w:val="22"/>
          <w:szCs w:val="22"/>
          <w:lang w:eastAsia="fr-FR"/>
        </w:rPr>
        <w:t>This dataset is based on the “drifter dataset” (</w:t>
      </w:r>
      <w:r w:rsidR="00396F5E" w:rsidRPr="001E36E2">
        <w:rPr>
          <w:rFonts w:ascii="Arial" w:hAnsi="Arial" w:cs="Arial"/>
          <w:sz w:val="22"/>
          <w:szCs w:val="22"/>
          <w:lang w:eastAsia="fr-FR"/>
        </w:rPr>
        <w:t>§</w:t>
      </w:r>
      <w:r w:rsidR="00396F5E" w:rsidRPr="001E36E2">
        <w:rPr>
          <w:rFonts w:ascii="Arial" w:hAnsi="Arial" w:cs="Arial"/>
          <w:sz w:val="22"/>
          <w:szCs w:val="22"/>
          <w:lang w:eastAsia="fr-FR"/>
        </w:rPr>
        <w:fldChar w:fldCharType="begin"/>
      </w:r>
      <w:r w:rsidR="00396F5E" w:rsidRPr="001E36E2">
        <w:rPr>
          <w:rFonts w:ascii="Arial" w:hAnsi="Arial" w:cs="Arial"/>
          <w:sz w:val="22"/>
          <w:szCs w:val="22"/>
          <w:lang w:eastAsia="fr-FR"/>
        </w:rPr>
        <w:instrText xml:space="preserve"> REF _Ref42008186 \r \h </w:instrText>
      </w:r>
      <w:r w:rsidR="00396F5E" w:rsidRPr="001E36E2">
        <w:rPr>
          <w:rFonts w:ascii="Arial" w:hAnsi="Arial" w:cs="Arial"/>
          <w:sz w:val="22"/>
          <w:szCs w:val="22"/>
          <w:lang w:eastAsia="fr-FR"/>
        </w:rPr>
      </w:r>
      <w:r w:rsidR="008300F7" w:rsidRPr="001E36E2">
        <w:rPr>
          <w:rFonts w:ascii="Arial" w:hAnsi="Arial" w:cs="Arial"/>
          <w:sz w:val="22"/>
          <w:szCs w:val="22"/>
          <w:lang w:eastAsia="fr-FR"/>
        </w:rPr>
        <w:instrText xml:space="preserve"> \* MERGEFORMAT </w:instrText>
      </w:r>
      <w:r w:rsidR="00396F5E" w:rsidRPr="001E36E2">
        <w:rPr>
          <w:rFonts w:ascii="Arial" w:hAnsi="Arial" w:cs="Arial"/>
          <w:sz w:val="22"/>
          <w:szCs w:val="22"/>
          <w:lang w:eastAsia="fr-FR"/>
        </w:rPr>
        <w:fldChar w:fldCharType="separate"/>
      </w:r>
      <w:r w:rsidR="00663965" w:rsidRPr="001E36E2">
        <w:rPr>
          <w:rFonts w:ascii="Arial" w:hAnsi="Arial" w:cs="Arial"/>
          <w:sz w:val="22"/>
          <w:szCs w:val="22"/>
          <w:lang w:eastAsia="fr-FR"/>
        </w:rPr>
        <w:t>3</w:t>
      </w:r>
      <w:r w:rsidR="00396F5E" w:rsidRPr="001E36E2">
        <w:rPr>
          <w:rFonts w:ascii="Arial" w:hAnsi="Arial" w:cs="Arial"/>
          <w:sz w:val="22"/>
          <w:szCs w:val="22"/>
          <w:lang w:eastAsia="fr-FR"/>
        </w:rPr>
        <w:fldChar w:fldCharType="end"/>
      </w:r>
      <w:r w:rsidRPr="001E36E2">
        <w:rPr>
          <w:rFonts w:ascii="Arial" w:hAnsi="Arial" w:cs="Arial"/>
          <w:sz w:val="22"/>
          <w:szCs w:val="22"/>
          <w:lang w:eastAsia="fr-FR"/>
        </w:rPr>
        <w:t>). Each Tuesday, the data for the latest 30 days of the “drifter dataset” are downloaded and a 3-day low-pass filtering is applied along each drifter’s trajectory to remove inertial oscillation, tidal and high frequencies.</w:t>
      </w:r>
      <w:r w:rsidR="00B870B6" w:rsidRPr="001E36E2">
        <w:rPr>
          <w:rFonts w:ascii="Arial" w:hAnsi="Arial" w:cs="Arial"/>
          <w:sz w:val="22"/>
          <w:szCs w:val="22"/>
          <w:lang w:eastAsia="fr-FR"/>
        </w:rPr>
        <w:t xml:space="preserve"> The spatial and temporal distribution of the data is identical to the one of the “drifter dataset”.</w:t>
      </w:r>
      <w:commentRangeEnd w:id="595"/>
      <w:r w:rsidR="00877229">
        <w:rPr>
          <w:rStyle w:val="Refdecomentario"/>
          <w:rFonts w:eastAsiaTheme="minorEastAsia" w:cs="Arial"/>
          <w:color w:val="000000" w:themeColor="text1"/>
          <w:lang w:val="fr-FR" w:eastAsia="fr-FR"/>
        </w:rPr>
        <w:commentReference w:id="595"/>
      </w:r>
    </w:p>
    <w:p w14:paraId="0106C9B9" w14:textId="4C007EA7" w:rsidR="003F5399" w:rsidRPr="001E36E2" w:rsidRDefault="003F5399" w:rsidP="001E36E2">
      <w:pPr>
        <w:jc w:val="both"/>
        <w:rPr>
          <w:rFonts w:ascii="Arial" w:hAnsi="Arial" w:cs="Arial"/>
          <w:sz w:val="22"/>
          <w:szCs w:val="22"/>
          <w:lang w:eastAsia="fr-FR"/>
        </w:rPr>
      </w:pPr>
    </w:p>
    <w:p w14:paraId="4A07B185" w14:textId="474CEF09" w:rsidR="00BF6021" w:rsidRPr="001E36E2" w:rsidRDefault="00BF6021" w:rsidP="001E36E2">
      <w:pPr>
        <w:jc w:val="both"/>
        <w:rPr>
          <w:rFonts w:ascii="Arial" w:hAnsi="Arial" w:cs="Arial"/>
          <w:sz w:val="22"/>
          <w:szCs w:val="22"/>
          <w:highlight w:val="yellow"/>
          <w:lang w:eastAsia="fr-FR"/>
        </w:rPr>
      </w:pPr>
      <w:r w:rsidRPr="001E36E2">
        <w:rPr>
          <w:rFonts w:ascii="Arial" w:hAnsi="Arial" w:cs="Arial"/>
          <w:sz w:val="22"/>
          <w:szCs w:val="22"/>
          <w:highlight w:val="yellow"/>
          <w:lang w:eastAsia="fr-FR"/>
        </w:rPr>
        <w:t xml:space="preserve">Number of SVP drifters at 15m depth </w:t>
      </w:r>
      <w:r w:rsidR="0006443A" w:rsidRPr="001E36E2">
        <w:rPr>
          <w:rFonts w:ascii="Arial" w:hAnsi="Arial" w:cs="Arial"/>
          <w:sz w:val="22"/>
          <w:szCs w:val="22"/>
          <w:highlight w:val="yellow"/>
          <w:lang w:eastAsia="fr-FR"/>
        </w:rPr>
        <w:t>relatively to the entire raw drifter dataset</w:t>
      </w:r>
    </w:p>
    <w:p w14:paraId="6D7B1551" w14:textId="7EB3CDD5" w:rsidR="001725A6" w:rsidRPr="001E36E2" w:rsidRDefault="001725A6" w:rsidP="001E36E2">
      <w:pPr>
        <w:jc w:val="both"/>
        <w:rPr>
          <w:rFonts w:ascii="Arial" w:hAnsi="Arial" w:cs="Arial"/>
          <w:sz w:val="22"/>
          <w:szCs w:val="22"/>
          <w:lang w:eastAsia="fr-FR"/>
        </w:rPr>
      </w:pPr>
      <w:r w:rsidRPr="001E36E2">
        <w:rPr>
          <w:rFonts w:ascii="Arial" w:hAnsi="Arial" w:cs="Arial"/>
          <w:sz w:val="22"/>
          <w:szCs w:val="22"/>
          <w:highlight w:val="yellow"/>
          <w:lang w:eastAsia="fr-FR"/>
        </w:rPr>
        <w:t>Energy spectrum for raw and filtered data</w:t>
      </w:r>
      <w:r w:rsidR="00D070A6" w:rsidRPr="001E36E2">
        <w:rPr>
          <w:rFonts w:ascii="Arial" w:hAnsi="Arial" w:cs="Arial"/>
          <w:sz w:val="22"/>
          <w:szCs w:val="22"/>
          <w:highlight w:val="yellow"/>
          <w:lang w:eastAsia="fr-FR"/>
        </w:rPr>
        <w:t>.</w:t>
      </w:r>
      <w:r w:rsidR="00A521A6" w:rsidRPr="001E36E2">
        <w:rPr>
          <w:rFonts w:ascii="Arial" w:hAnsi="Arial" w:cs="Arial"/>
          <w:sz w:val="22"/>
          <w:szCs w:val="22"/>
          <w:highlight w:val="yellow"/>
          <w:lang w:eastAsia="fr-FR"/>
        </w:rPr>
        <w:t xml:space="preserve"> </w:t>
      </w:r>
      <w:r w:rsidR="00D070A6" w:rsidRPr="001E36E2">
        <w:rPr>
          <w:rFonts w:ascii="Arial" w:hAnsi="Arial" w:cs="Arial"/>
          <w:sz w:val="22"/>
          <w:szCs w:val="22"/>
          <w:highlight w:val="yellow"/>
          <w:lang w:eastAsia="fr-FR"/>
        </w:rPr>
        <w:t>E</w:t>
      </w:r>
      <w:r w:rsidR="00A521A6" w:rsidRPr="001E36E2">
        <w:rPr>
          <w:rFonts w:ascii="Arial" w:hAnsi="Arial" w:cs="Arial"/>
          <w:sz w:val="22"/>
          <w:szCs w:val="22"/>
          <w:highlight w:val="yellow"/>
          <w:lang w:eastAsia="fr-FR"/>
        </w:rPr>
        <w:t>ntire dataset from march 2018 (1h data)</w:t>
      </w:r>
      <w:r w:rsidRPr="001E36E2">
        <w:rPr>
          <w:rFonts w:ascii="Arial" w:hAnsi="Arial" w:cs="Arial"/>
          <w:sz w:val="22"/>
          <w:szCs w:val="22"/>
          <w:highlight w:val="yellow"/>
          <w:lang w:eastAsia="fr-FR"/>
        </w:rPr>
        <w:t xml:space="preserve"> =&gt; validate the filtering</w:t>
      </w:r>
    </w:p>
    <w:p w14:paraId="11AFF247" w14:textId="77777777" w:rsidR="00DD489B" w:rsidRPr="001E36E2" w:rsidRDefault="004D54C2" w:rsidP="001E36E2">
      <w:pPr>
        <w:jc w:val="both"/>
        <w:rPr>
          <w:rFonts w:ascii="Arial" w:hAnsi="Arial" w:cs="Arial"/>
          <w:sz w:val="22"/>
          <w:szCs w:val="22"/>
          <w:lang w:eastAsia="fr-FR"/>
        </w:rPr>
      </w:pPr>
      <w:r w:rsidRPr="001E36E2">
        <w:rPr>
          <w:rFonts w:ascii="Arial" w:hAnsi="Arial" w:cs="Arial"/>
          <w:sz w:val="22"/>
          <w:szCs w:val="22"/>
          <w:lang w:eastAsia="fr-FR"/>
        </w:rPr>
        <w:br w:type="page"/>
      </w:r>
    </w:p>
    <w:p w14:paraId="777C355D" w14:textId="77777777" w:rsidR="00F44FEF" w:rsidRPr="001E36E2" w:rsidRDefault="00F44FEF" w:rsidP="00F44FEF">
      <w:pPr>
        <w:pStyle w:val="Ttulo1"/>
        <w:rPr>
          <w:rFonts w:ascii="Arial" w:hAnsi="Arial" w:cs="Arial"/>
          <w:sz w:val="28"/>
          <w:szCs w:val="28"/>
        </w:rPr>
      </w:pPr>
      <w:bookmarkStart w:id="596" w:name="_Toc34312979"/>
      <w:bookmarkStart w:id="597" w:name="_Toc42010925"/>
      <w:r w:rsidRPr="001E36E2">
        <w:rPr>
          <w:rFonts w:ascii="Arial" w:hAnsi="Arial" w:cs="Arial"/>
          <w:sz w:val="28"/>
          <w:szCs w:val="28"/>
        </w:rPr>
        <w:lastRenderedPageBreak/>
        <w:t>References</w:t>
      </w:r>
      <w:bookmarkEnd w:id="596"/>
      <w:bookmarkEnd w:id="597"/>
    </w:p>
    <w:p w14:paraId="44FCCC5C" w14:textId="77777777" w:rsidR="00AE163B" w:rsidRPr="00C0189F" w:rsidRDefault="00AE163B" w:rsidP="00697F05">
      <w:pPr>
        <w:ind w:left="-567" w:right="-433"/>
        <w:jc w:val="both"/>
        <w:rPr>
          <w:highlight w:val="yellow"/>
        </w:rPr>
      </w:pPr>
    </w:p>
    <w:p w14:paraId="0C5C76A4" w14:textId="1D99E266" w:rsidR="00AE163B" w:rsidRPr="001E36E2" w:rsidRDefault="00AE163B" w:rsidP="00AE163B">
      <w:pPr>
        <w:ind w:left="-567" w:right="-433"/>
        <w:jc w:val="both"/>
        <w:rPr>
          <w:rFonts w:ascii="Arial" w:eastAsia="MS Mincho" w:hAnsi="Arial" w:cs="Arial"/>
          <w:color w:val="000000"/>
          <w:sz w:val="22"/>
          <w:szCs w:val="22"/>
          <w:lang w:eastAsia="fr-FR"/>
        </w:rPr>
      </w:pPr>
      <w:r w:rsidRPr="001E36E2">
        <w:rPr>
          <w:rFonts w:ascii="Arial" w:hAnsi="Arial" w:cs="Arial"/>
          <w:b/>
          <w:bCs/>
          <w:sz w:val="22"/>
          <w:szCs w:val="22"/>
        </w:rPr>
        <w:t>Hernandez, F., et al., 2018</w:t>
      </w:r>
      <w:r w:rsidRPr="001E36E2">
        <w:rPr>
          <w:rFonts w:ascii="Arial" w:hAnsi="Arial" w:cs="Arial"/>
          <w:sz w:val="22"/>
          <w:szCs w:val="22"/>
        </w:rPr>
        <w:t>: Measuring performances, skill and accuracy in operational oceanography: New challenges and approaches. In "New Frontiers in Operational Oceanography", E. Chassignet, A. Pascual, J. Tintoré, and J. Verron, Eds. GODAE OceanView, 759-796, doi:10.17125/gov2018.ch29.</w:t>
      </w:r>
    </w:p>
    <w:p w14:paraId="4216D822" w14:textId="77777777" w:rsidR="00697F05" w:rsidRPr="001E36E2" w:rsidRDefault="00697F05" w:rsidP="00697F05">
      <w:pPr>
        <w:ind w:left="-567" w:right="-433"/>
        <w:jc w:val="both"/>
        <w:rPr>
          <w:rFonts w:ascii="Arial" w:hAnsi="Arial" w:cs="Arial"/>
          <w:sz w:val="22"/>
          <w:szCs w:val="22"/>
          <w:highlight w:val="yellow"/>
        </w:rPr>
      </w:pPr>
    </w:p>
    <w:p w14:paraId="22A32FB1" w14:textId="6780FF3D" w:rsidR="000618A3" w:rsidRPr="001E36E2" w:rsidRDefault="00032B0B" w:rsidP="00697F05">
      <w:pPr>
        <w:ind w:left="-567" w:right="-433"/>
        <w:jc w:val="both"/>
        <w:rPr>
          <w:rFonts w:ascii="Arial" w:hAnsi="Arial" w:cs="Arial"/>
          <w:sz w:val="22"/>
          <w:szCs w:val="22"/>
          <w:highlight w:val="yellow"/>
        </w:rPr>
      </w:pPr>
      <w:r w:rsidRPr="001E36E2">
        <w:rPr>
          <w:rFonts w:ascii="Arial" w:hAnsi="Arial" w:cs="Arial"/>
          <w:b/>
          <w:bCs/>
          <w:sz w:val="22"/>
          <w:szCs w:val="22"/>
        </w:rPr>
        <w:t>Poulain</w:t>
      </w:r>
      <w:r w:rsidR="00D548E5" w:rsidRPr="001E36E2">
        <w:rPr>
          <w:rFonts w:ascii="Arial" w:hAnsi="Arial" w:cs="Arial"/>
          <w:b/>
          <w:bCs/>
          <w:sz w:val="22"/>
          <w:szCs w:val="22"/>
        </w:rPr>
        <w:t>,</w:t>
      </w:r>
      <w:r w:rsidRPr="001E36E2">
        <w:rPr>
          <w:rFonts w:ascii="Arial" w:hAnsi="Arial" w:cs="Arial"/>
          <w:b/>
          <w:bCs/>
          <w:sz w:val="22"/>
          <w:szCs w:val="22"/>
        </w:rPr>
        <w:t xml:space="preserve"> </w:t>
      </w:r>
      <w:r w:rsidR="00D548E5" w:rsidRPr="001E36E2">
        <w:rPr>
          <w:rFonts w:ascii="Arial" w:hAnsi="Arial" w:cs="Arial"/>
          <w:b/>
          <w:bCs/>
          <w:sz w:val="22"/>
          <w:szCs w:val="22"/>
        </w:rPr>
        <w:t>P-M</w:t>
      </w:r>
      <w:r w:rsidRPr="001E36E2">
        <w:rPr>
          <w:rFonts w:ascii="Arial" w:hAnsi="Arial" w:cs="Arial"/>
          <w:b/>
          <w:bCs/>
          <w:sz w:val="22"/>
          <w:szCs w:val="22"/>
        </w:rPr>
        <w:t>, M</w:t>
      </w:r>
      <w:r w:rsidR="00E763C0" w:rsidRPr="001E36E2">
        <w:rPr>
          <w:rFonts w:ascii="Arial" w:hAnsi="Arial" w:cs="Arial"/>
          <w:b/>
          <w:bCs/>
          <w:sz w:val="22"/>
          <w:szCs w:val="22"/>
        </w:rPr>
        <w:t>.</w:t>
      </w:r>
      <w:r w:rsidRPr="001E36E2">
        <w:rPr>
          <w:rFonts w:ascii="Arial" w:hAnsi="Arial" w:cs="Arial"/>
          <w:b/>
          <w:bCs/>
          <w:sz w:val="22"/>
          <w:szCs w:val="22"/>
        </w:rPr>
        <w:t xml:space="preserve"> Menna, and E</w:t>
      </w:r>
      <w:r w:rsidR="00E763C0" w:rsidRPr="001E36E2">
        <w:rPr>
          <w:rFonts w:ascii="Arial" w:hAnsi="Arial" w:cs="Arial"/>
          <w:b/>
          <w:bCs/>
          <w:sz w:val="22"/>
          <w:szCs w:val="22"/>
        </w:rPr>
        <w:t>.</w:t>
      </w:r>
      <w:r w:rsidRPr="001E36E2">
        <w:rPr>
          <w:rFonts w:ascii="Arial" w:hAnsi="Arial" w:cs="Arial"/>
          <w:b/>
          <w:bCs/>
          <w:sz w:val="22"/>
          <w:szCs w:val="22"/>
        </w:rPr>
        <w:t xml:space="preserve"> Mauri, 2012</w:t>
      </w:r>
      <w:r w:rsidRPr="001E36E2">
        <w:rPr>
          <w:rFonts w:ascii="Arial" w:hAnsi="Arial" w:cs="Arial"/>
          <w:sz w:val="22"/>
          <w:szCs w:val="22"/>
        </w:rPr>
        <w:t xml:space="preserve">: </w:t>
      </w:r>
      <w:r w:rsidR="000618A3" w:rsidRPr="001E36E2">
        <w:rPr>
          <w:rFonts w:ascii="Arial" w:hAnsi="Arial" w:cs="Arial"/>
          <w:sz w:val="22"/>
          <w:szCs w:val="22"/>
        </w:rPr>
        <w:t>Surface Geostrophic Circulation of the Mediterranean Sea Derived from Drifter and Satellite Altimeter Data</w:t>
      </w:r>
      <w:r w:rsidR="00E2649D" w:rsidRPr="001E36E2">
        <w:rPr>
          <w:rFonts w:ascii="Arial" w:hAnsi="Arial" w:cs="Arial"/>
          <w:sz w:val="22"/>
          <w:szCs w:val="22"/>
        </w:rPr>
        <w:t>.</w:t>
      </w:r>
      <w:r w:rsidR="000A7E2E" w:rsidRPr="001E36E2">
        <w:rPr>
          <w:rFonts w:ascii="Arial" w:hAnsi="Arial" w:cs="Arial"/>
          <w:sz w:val="22"/>
          <w:szCs w:val="22"/>
        </w:rPr>
        <w:t>JPO</w:t>
      </w:r>
      <w:r w:rsidR="006B6D51" w:rsidRPr="001E36E2">
        <w:rPr>
          <w:rFonts w:ascii="Arial" w:hAnsi="Arial" w:cs="Arial"/>
          <w:sz w:val="22"/>
          <w:szCs w:val="22"/>
        </w:rPr>
        <w:t>, June 2012. https://doi.org/10.1175/JPO-D-11-0159.1</w:t>
      </w:r>
    </w:p>
    <w:p w14:paraId="68D334D5" w14:textId="77777777" w:rsidR="00AE163B" w:rsidRPr="001E36E2" w:rsidRDefault="00AE163B" w:rsidP="00697F05">
      <w:pPr>
        <w:ind w:left="-567" w:right="-433"/>
        <w:jc w:val="both"/>
        <w:rPr>
          <w:rFonts w:ascii="Arial" w:hAnsi="Arial" w:cs="Arial"/>
          <w:sz w:val="22"/>
          <w:szCs w:val="22"/>
          <w:highlight w:val="yellow"/>
        </w:rPr>
      </w:pPr>
    </w:p>
    <w:p w14:paraId="7A569DBE" w14:textId="77777777" w:rsidR="00697F05" w:rsidRPr="00773F22" w:rsidRDefault="00697F05" w:rsidP="00697F05">
      <w:pPr>
        <w:ind w:left="-567" w:right="-433"/>
        <w:jc w:val="both"/>
        <w:rPr>
          <w:rFonts w:ascii="Arial" w:hAnsi="Arial" w:cs="Arial"/>
          <w:sz w:val="22"/>
          <w:szCs w:val="22"/>
        </w:rPr>
      </w:pPr>
      <w:r w:rsidRPr="00773F22">
        <w:rPr>
          <w:rFonts w:ascii="Arial" w:hAnsi="Arial" w:cs="Arial"/>
          <w:b/>
          <w:bCs/>
          <w:sz w:val="22"/>
          <w:szCs w:val="22"/>
        </w:rPr>
        <w:t>Roarty, H., Smith, M. Kerfoot, J. Kohut J. and Glenn S.,</w:t>
      </w:r>
      <w:r w:rsidRPr="00773F22">
        <w:rPr>
          <w:rFonts w:ascii="Arial" w:hAnsi="Arial" w:cs="Arial"/>
          <w:sz w:val="22"/>
          <w:szCs w:val="22"/>
        </w:rPr>
        <w:t xml:space="preserve"> 2012 Automated quality control of High Frequency radar data, Oceans, Hampton Roads, VA, 2012, pp. 1-7. (https://ieeexplore.ieee.org/document/6404809/)</w:t>
      </w:r>
    </w:p>
    <w:p w14:paraId="67EE6F0B" w14:textId="77777777" w:rsidR="00697F05" w:rsidRPr="00773F22" w:rsidRDefault="00697F05" w:rsidP="00697F05">
      <w:pPr>
        <w:ind w:left="-567" w:right="-433"/>
        <w:jc w:val="both"/>
        <w:rPr>
          <w:rFonts w:ascii="Arial" w:hAnsi="Arial" w:cs="Arial"/>
          <w:sz w:val="22"/>
          <w:szCs w:val="22"/>
        </w:rPr>
      </w:pPr>
    </w:p>
    <w:p w14:paraId="29684E26" w14:textId="5235F065" w:rsidR="00F44FEF" w:rsidRPr="001E36E2" w:rsidRDefault="00697F05" w:rsidP="00AE163B">
      <w:pPr>
        <w:ind w:left="-567" w:right="-433"/>
        <w:jc w:val="both"/>
        <w:rPr>
          <w:rFonts w:ascii="Arial" w:hAnsi="Arial" w:cs="Arial"/>
          <w:sz w:val="22"/>
          <w:szCs w:val="22"/>
        </w:rPr>
      </w:pPr>
      <w:r w:rsidRPr="00773F22">
        <w:rPr>
          <w:rFonts w:ascii="Arial" w:hAnsi="Arial" w:cs="Arial"/>
          <w:b/>
          <w:bCs/>
          <w:sz w:val="22"/>
          <w:szCs w:val="22"/>
        </w:rPr>
        <w:t>Rubio, A., Mader, J., Corgnati, L., Mantovani, C., Griffa, A., Novellino, A., Quentin, C., Wyatt, L., Schulz-Stellenfleth, J., Horstmann, J., Lorente, P., Zambianchi, E., Hartnett, M., Fernandes, C., Zervakis, V., Gorringe, P., Melet, A., and Puillat, I</w:t>
      </w:r>
      <w:r w:rsidRPr="00773F22">
        <w:rPr>
          <w:rFonts w:ascii="Arial" w:hAnsi="Arial" w:cs="Arial"/>
          <w:sz w:val="22"/>
          <w:szCs w:val="22"/>
        </w:rPr>
        <w:t>., 2017 : HF radar activity in European coastal seas: next steps towards a pan-European HF radar network, Frontiers in Marine Science, 4 (8), available at: http://dx.doi.org/10.3389/fmars.2017.00008.</w:t>
      </w:r>
    </w:p>
    <w:p w14:paraId="3B9FAB52" w14:textId="77777777" w:rsidR="00F44FEF" w:rsidRPr="00E67D87" w:rsidRDefault="00F44FEF" w:rsidP="006D07E3">
      <w:pPr>
        <w:ind w:left="-567" w:right="-433"/>
        <w:jc w:val="center"/>
        <w:rPr>
          <w:rFonts w:eastAsia="MS Mincho" w:cs="Arial"/>
          <w:color w:val="000000"/>
          <w:sz w:val="22"/>
          <w:szCs w:val="22"/>
          <w:lang w:eastAsia="fr-FR"/>
        </w:rPr>
      </w:pPr>
    </w:p>
    <w:sectPr w:rsidR="00F44FEF" w:rsidRPr="00E67D87" w:rsidSect="00B61A9D">
      <w:headerReference w:type="default" r:id="rId27"/>
      <w:footerReference w:type="default" r:id="rId28"/>
      <w:pgSz w:w="11906" w:h="16838"/>
      <w:pgMar w:top="1440" w:right="1440" w:bottom="1440" w:left="1440" w:header="708" w:footer="708" w:gutter="0"/>
      <w:pgNumType w:start="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1" w:author="Microsoft Office User" w:date="2020-06-15T16:46:00Z" w:initials="MOU">
    <w:p w14:paraId="55F5A12B" w14:textId="76D6BF89" w:rsidR="00A4149A" w:rsidRDefault="00A4149A">
      <w:pPr>
        <w:pStyle w:val="Textocomentario"/>
      </w:pPr>
      <w:r>
        <w:rPr>
          <w:rStyle w:val="Refdecomentario"/>
        </w:rPr>
        <w:annotationRef/>
      </w:r>
      <w:r>
        <w:t xml:space="preserve">Name of the SQO for REP UV files to be </w:t>
      </w:r>
      <w:proofErr w:type="spellStart"/>
      <w:r>
        <w:t>confirmed</w:t>
      </w:r>
      <w:proofErr w:type="spellEnd"/>
    </w:p>
  </w:comment>
  <w:comment w:id="124" w:author="Microsoft Office User" w:date="2020-06-15T17:20:00Z" w:initials="MOU">
    <w:p w14:paraId="1D7EC2B6" w14:textId="4547C9AD" w:rsidR="00A4149A" w:rsidRDefault="00A4149A">
      <w:pPr>
        <w:pStyle w:val="Textocomentario"/>
      </w:pPr>
      <w:r>
        <w:rPr>
          <w:rStyle w:val="Refdecomentario"/>
        </w:rPr>
        <w:annotationRef/>
      </w:r>
      <w:r>
        <w:t xml:space="preserve">Paz, </w:t>
      </w:r>
      <w:proofErr w:type="spellStart"/>
      <w:r>
        <w:t>could</w:t>
      </w:r>
      <w:proofErr w:type="spellEnd"/>
      <w:r>
        <w:t xml:space="preserve"> </w:t>
      </w:r>
      <w:proofErr w:type="spellStart"/>
      <w:r>
        <w:t>you</w:t>
      </w:r>
      <w:proofErr w:type="spellEnd"/>
      <w:r>
        <w:t xml:space="preserve"> double-check </w:t>
      </w:r>
      <w:proofErr w:type="spellStart"/>
      <w:r>
        <w:t>this</w:t>
      </w:r>
      <w:proofErr w:type="spellEnd"/>
      <w:r>
        <w:t xml:space="preserve">, </w:t>
      </w:r>
      <w:proofErr w:type="spellStart"/>
      <w:r>
        <w:t>please</w:t>
      </w:r>
      <w:proofErr w:type="spellEnd"/>
      <w:r>
        <w:t> ?</w:t>
      </w:r>
    </w:p>
  </w:comment>
  <w:comment w:id="143" w:author="Microsoft Office User" w:date="2020-06-15T16:46:00Z" w:initials="MOU">
    <w:p w14:paraId="190C3439" w14:textId="5AED6D81" w:rsidR="00A4149A" w:rsidRDefault="00A4149A" w:rsidP="007F6507">
      <w:pPr>
        <w:pStyle w:val="Textocomentario"/>
      </w:pPr>
      <w:r>
        <w:rPr>
          <w:rStyle w:val="Refdecomentario"/>
        </w:rPr>
        <w:annotationRef/>
      </w:r>
      <w:r>
        <w:t xml:space="preserve">Anna, in </w:t>
      </w:r>
      <w:proofErr w:type="spellStart"/>
      <w:r>
        <w:t>this</w:t>
      </w:r>
      <w:proofErr w:type="spellEnd"/>
      <w:r>
        <w:t xml:space="preserve"> case </w:t>
      </w:r>
      <w:proofErr w:type="spellStart"/>
      <w:r>
        <w:t>we</w:t>
      </w:r>
      <w:proofErr w:type="spellEnd"/>
      <w:r>
        <w:t xml:space="preserve"> </w:t>
      </w:r>
      <w:proofErr w:type="spellStart"/>
      <w:r>
        <w:t>can</w:t>
      </w:r>
      <w:proofErr w:type="spellEnd"/>
      <w:r>
        <w:t xml:space="preserve"> not </w:t>
      </w:r>
      <w:proofErr w:type="spellStart"/>
      <w:r>
        <w:t>included</w:t>
      </w:r>
      <w:proofErr w:type="spellEnd"/>
      <w:r>
        <w:t xml:space="preserve"> </w:t>
      </w:r>
      <w:proofErr w:type="spellStart"/>
      <w:r>
        <w:t>since</w:t>
      </w:r>
      <w:proofErr w:type="spellEnd"/>
      <w:r>
        <w:t xml:space="preserve"> </w:t>
      </w:r>
      <w:proofErr w:type="spellStart"/>
      <w:r>
        <w:t>radials</w:t>
      </w:r>
      <w:proofErr w:type="spellEnd"/>
      <w:r>
        <w:t xml:space="preserve"> are not </w:t>
      </w:r>
      <w:proofErr w:type="spellStart"/>
      <w:r>
        <w:t>being</w:t>
      </w:r>
      <w:proofErr w:type="spellEnd"/>
      <w:r>
        <w:t xml:space="preserve"> </w:t>
      </w:r>
      <w:proofErr w:type="spellStart"/>
      <w:r>
        <w:t>distributed</w:t>
      </w:r>
      <w:proofErr w:type="spellEnd"/>
      <w:r>
        <w:t xml:space="preserve"> in </w:t>
      </w:r>
      <w:proofErr w:type="spellStart"/>
      <w:r>
        <w:t>any</w:t>
      </w:r>
      <w:proofErr w:type="spellEnd"/>
      <w:r>
        <w:t xml:space="preserve"> REP </w:t>
      </w:r>
      <w:proofErr w:type="spellStart"/>
      <w:r>
        <w:t>product</w:t>
      </w:r>
      <w:proofErr w:type="spellEnd"/>
      <w:r>
        <w:t xml:space="preserve">. </w:t>
      </w:r>
      <w:proofErr w:type="spellStart"/>
      <w:r>
        <w:t>Could</w:t>
      </w:r>
      <w:proofErr w:type="spellEnd"/>
      <w:r>
        <w:t xml:space="preserve"> </w:t>
      </w:r>
      <w:proofErr w:type="spellStart"/>
      <w:r>
        <w:t>you</w:t>
      </w:r>
      <w:proofErr w:type="spellEnd"/>
      <w:r>
        <w:t xml:space="preserve"> </w:t>
      </w:r>
      <w:proofErr w:type="spellStart"/>
      <w:r>
        <w:t>please</w:t>
      </w:r>
      <w:proofErr w:type="spellEnd"/>
      <w:r>
        <w:t xml:space="preserve"> </w:t>
      </w:r>
      <w:proofErr w:type="spellStart"/>
      <w:r>
        <w:t>confirm</w:t>
      </w:r>
      <w:proofErr w:type="spellEnd"/>
      <w:r>
        <w:t xml:space="preserve"> </w:t>
      </w:r>
      <w:proofErr w:type="spellStart"/>
      <w:r>
        <w:t>this</w:t>
      </w:r>
      <w:proofErr w:type="spellEnd"/>
      <w:r>
        <w:t> ?</w:t>
      </w:r>
    </w:p>
  </w:comment>
  <w:comment w:id="186" w:author="Microsoft Office User" w:date="2020-06-15T10:31:00Z" w:initials="MOU">
    <w:p w14:paraId="21E24C16" w14:textId="6C1F043F" w:rsidR="00A4149A" w:rsidRDefault="00A4149A">
      <w:pPr>
        <w:pStyle w:val="Textocomentario"/>
      </w:pPr>
      <w:r>
        <w:rPr>
          <w:rStyle w:val="Refdecomentario"/>
        </w:rPr>
        <w:annotationRef/>
      </w:r>
      <w:r>
        <w:t xml:space="preserve">&gt;&gt; (EAN </w:t>
      </w:r>
      <w:proofErr w:type="spellStart"/>
      <w:r>
        <w:t>is</w:t>
      </w:r>
      <w:proofErr w:type="spellEnd"/>
      <w:r>
        <w:t xml:space="preserve"> not </w:t>
      </w:r>
      <w:proofErr w:type="spellStart"/>
      <w:r>
        <w:t>provided</w:t>
      </w:r>
      <w:proofErr w:type="spellEnd"/>
      <w:r>
        <w:t xml:space="preserve"> in NRT)</w:t>
      </w:r>
    </w:p>
    <w:p w14:paraId="389C478F" w14:textId="77777777" w:rsidR="00A4149A" w:rsidRDefault="00A4149A">
      <w:pPr>
        <w:pStyle w:val="Textocomentario"/>
      </w:pPr>
      <w:r>
        <w:t xml:space="preserve">&gt;&gt; </w:t>
      </w:r>
      <w:proofErr w:type="spellStart"/>
      <w:r>
        <w:t>make</w:t>
      </w:r>
      <w:proofErr w:type="spellEnd"/>
      <w:r>
        <w:t xml:space="preserve"> a </w:t>
      </w:r>
      <w:proofErr w:type="spellStart"/>
      <w:r>
        <w:t>reference</w:t>
      </w:r>
      <w:proofErr w:type="spellEnd"/>
      <w:r>
        <w:t xml:space="preserve"> to QUID_013_044 </w:t>
      </w:r>
      <w:proofErr w:type="spellStart"/>
      <w:r>
        <w:t>instead</w:t>
      </w:r>
      <w:proofErr w:type="spellEnd"/>
    </w:p>
    <w:p w14:paraId="345C127E" w14:textId="27289A9B" w:rsidR="00A4149A" w:rsidRDefault="00A4149A">
      <w:pPr>
        <w:pStyle w:val="Textocomentario"/>
      </w:pPr>
      <w:r>
        <w:t xml:space="preserve">To be </w:t>
      </w:r>
      <w:proofErr w:type="spellStart"/>
      <w:r>
        <w:t>further</w:t>
      </w:r>
      <w:proofErr w:type="spellEnd"/>
      <w:r>
        <w:t xml:space="preserve"> </w:t>
      </w:r>
      <w:proofErr w:type="spellStart"/>
      <w:r>
        <w:t>discussed</w:t>
      </w:r>
      <w:proofErr w:type="spellEnd"/>
      <w:r w:rsidR="00A356D7">
        <w:t xml:space="preserve"> </w:t>
      </w:r>
      <w:proofErr w:type="spellStart"/>
      <w:r w:rsidR="00A356D7">
        <w:t>with</w:t>
      </w:r>
      <w:proofErr w:type="spellEnd"/>
      <w:r w:rsidR="00A356D7">
        <w:t xml:space="preserve"> Nathalie and Marta</w:t>
      </w:r>
    </w:p>
  </w:comment>
  <w:comment w:id="258" w:author="Microsoft Office User" w:date="2020-06-15T18:00:00Z" w:initials="MOU">
    <w:p w14:paraId="60E73FD7" w14:textId="0DC5686F" w:rsidR="00A4149A" w:rsidRDefault="00A4149A">
      <w:pPr>
        <w:pStyle w:val="Textocomentario"/>
      </w:pPr>
      <w:r>
        <w:rPr>
          <w:rStyle w:val="Refdecomentario"/>
        </w:rPr>
        <w:annotationRef/>
      </w:r>
      <w:r>
        <w:t xml:space="preserve">Paz, </w:t>
      </w:r>
      <w:proofErr w:type="spellStart"/>
      <w:r>
        <w:t>please</w:t>
      </w:r>
      <w:proofErr w:type="spellEnd"/>
      <w:r>
        <w:t xml:space="preserve">, </w:t>
      </w:r>
      <w:proofErr w:type="spellStart"/>
      <w:r>
        <w:t>could</w:t>
      </w:r>
      <w:proofErr w:type="spellEnd"/>
      <w:r>
        <w:t xml:space="preserve"> </w:t>
      </w:r>
      <w:proofErr w:type="spellStart"/>
      <w:r>
        <w:t>you</w:t>
      </w:r>
      <w:proofErr w:type="spellEnd"/>
      <w:r>
        <w:t xml:space="preserve"> </w:t>
      </w:r>
      <w:proofErr w:type="spellStart"/>
      <w:r>
        <w:t>provide</w:t>
      </w:r>
      <w:proofErr w:type="spellEnd"/>
      <w:r>
        <w:t xml:space="preserve"> </w:t>
      </w:r>
      <w:proofErr w:type="spellStart"/>
      <w:r>
        <w:t>further</w:t>
      </w:r>
      <w:proofErr w:type="spellEnd"/>
      <w:r>
        <w:t xml:space="preserve"> info on </w:t>
      </w:r>
      <w:proofErr w:type="spellStart"/>
      <w:r>
        <w:t>this</w:t>
      </w:r>
      <w:proofErr w:type="spellEnd"/>
      <w:r>
        <w:t xml:space="preserve"> (correct </w:t>
      </w:r>
      <w:proofErr w:type="spellStart"/>
      <w:r>
        <w:t>link</w:t>
      </w:r>
      <w:proofErr w:type="spellEnd"/>
      <w:r>
        <w:t xml:space="preserve"> to the code, the </w:t>
      </w:r>
      <w:proofErr w:type="spellStart"/>
      <w:r>
        <w:t>name</w:t>
      </w:r>
      <w:proofErr w:type="spellEnd"/>
      <w:r>
        <w:t xml:space="preserve"> of the code for </w:t>
      </w:r>
      <w:proofErr w:type="spellStart"/>
      <w:r>
        <w:t>plotting</w:t>
      </w:r>
      <w:proofErr w:type="spellEnd"/>
      <w:r>
        <w:t xml:space="preserve"> the spatial </w:t>
      </w:r>
      <w:proofErr w:type="spellStart"/>
      <w:r>
        <w:t>coverage</w:t>
      </w:r>
      <w:proofErr w:type="spellEnd"/>
      <w:r>
        <w:t xml:space="preserve">). </w:t>
      </w:r>
      <w:proofErr w:type="spellStart"/>
      <w:r>
        <w:t>Thanks</w:t>
      </w:r>
      <w:proofErr w:type="spellEnd"/>
      <w:r>
        <w:t> !</w:t>
      </w:r>
    </w:p>
  </w:comment>
  <w:comment w:id="279" w:author="Microsoft Office User" w:date="2020-06-15T16:46:00Z" w:initials="MOU">
    <w:p w14:paraId="4578CB5A" w14:textId="77777777" w:rsidR="00A4149A" w:rsidRDefault="00A4149A" w:rsidP="00027F45">
      <w:pPr>
        <w:pStyle w:val="Textocomentario"/>
      </w:pPr>
      <w:r>
        <w:rPr>
          <w:rStyle w:val="Refdecomentario"/>
        </w:rPr>
        <w:annotationRef/>
      </w:r>
      <w:r>
        <w:t xml:space="preserve">Name of the SQO for REP UV files to be </w:t>
      </w:r>
      <w:proofErr w:type="spellStart"/>
      <w:r>
        <w:t>confirmed</w:t>
      </w:r>
      <w:proofErr w:type="spellEnd"/>
    </w:p>
  </w:comment>
  <w:comment w:id="298" w:author="Microsoft Office User" w:date="2020-06-15T18:00:00Z" w:initials="MOU">
    <w:p w14:paraId="0F78E6CB" w14:textId="77777777" w:rsidR="00A4149A" w:rsidRDefault="00A4149A" w:rsidP="00027F45">
      <w:pPr>
        <w:pStyle w:val="Textocomentario"/>
      </w:pPr>
      <w:r>
        <w:rPr>
          <w:rStyle w:val="Refdecomentario"/>
        </w:rPr>
        <w:annotationRef/>
      </w:r>
      <w:r>
        <w:t xml:space="preserve">Paz, </w:t>
      </w:r>
      <w:proofErr w:type="spellStart"/>
      <w:r>
        <w:t>please</w:t>
      </w:r>
      <w:proofErr w:type="spellEnd"/>
      <w:r>
        <w:t xml:space="preserve">, </w:t>
      </w:r>
      <w:proofErr w:type="spellStart"/>
      <w:r>
        <w:t>could</w:t>
      </w:r>
      <w:proofErr w:type="spellEnd"/>
      <w:r>
        <w:t xml:space="preserve"> </w:t>
      </w:r>
      <w:proofErr w:type="spellStart"/>
      <w:r>
        <w:t>you</w:t>
      </w:r>
      <w:proofErr w:type="spellEnd"/>
      <w:r>
        <w:t xml:space="preserve"> </w:t>
      </w:r>
      <w:proofErr w:type="spellStart"/>
      <w:r>
        <w:t>provide</w:t>
      </w:r>
      <w:proofErr w:type="spellEnd"/>
      <w:r>
        <w:t xml:space="preserve"> </w:t>
      </w:r>
      <w:proofErr w:type="spellStart"/>
      <w:r>
        <w:t>further</w:t>
      </w:r>
      <w:proofErr w:type="spellEnd"/>
      <w:r>
        <w:t xml:space="preserve"> info on </w:t>
      </w:r>
      <w:proofErr w:type="spellStart"/>
      <w:r>
        <w:t>this</w:t>
      </w:r>
      <w:proofErr w:type="spellEnd"/>
      <w:r>
        <w:t xml:space="preserve"> (correct </w:t>
      </w:r>
      <w:proofErr w:type="spellStart"/>
      <w:r>
        <w:t>link</w:t>
      </w:r>
      <w:proofErr w:type="spellEnd"/>
      <w:r>
        <w:t xml:space="preserve"> to the code, the </w:t>
      </w:r>
      <w:proofErr w:type="spellStart"/>
      <w:r>
        <w:t>name</w:t>
      </w:r>
      <w:proofErr w:type="spellEnd"/>
      <w:r>
        <w:t xml:space="preserve"> of the code for </w:t>
      </w:r>
      <w:proofErr w:type="spellStart"/>
      <w:r>
        <w:t>plotting</w:t>
      </w:r>
      <w:proofErr w:type="spellEnd"/>
      <w:r>
        <w:t xml:space="preserve"> the spatial </w:t>
      </w:r>
      <w:proofErr w:type="spellStart"/>
      <w:r>
        <w:t>coverage</w:t>
      </w:r>
      <w:proofErr w:type="spellEnd"/>
      <w:r>
        <w:t xml:space="preserve">). </w:t>
      </w:r>
      <w:proofErr w:type="spellStart"/>
      <w:r>
        <w:t>Thanks</w:t>
      </w:r>
      <w:proofErr w:type="spellEnd"/>
      <w:r>
        <w:t> !</w:t>
      </w:r>
    </w:p>
  </w:comment>
  <w:comment w:id="392" w:author="Microsoft Office User" w:date="2020-06-15T18:40:00Z" w:initials="MOU">
    <w:p w14:paraId="14E3F06D" w14:textId="423703B8" w:rsidR="00A4149A" w:rsidRDefault="00A4149A">
      <w:pPr>
        <w:pStyle w:val="Textocomentario"/>
      </w:pPr>
      <w:r>
        <w:rPr>
          <w:rStyle w:val="Refdecomentario"/>
        </w:rPr>
        <w:annotationRef/>
      </w:r>
      <w:r>
        <w:t xml:space="preserve">Paz, </w:t>
      </w:r>
      <w:proofErr w:type="spellStart"/>
      <w:r>
        <w:t>could</w:t>
      </w:r>
      <w:proofErr w:type="spellEnd"/>
      <w:r>
        <w:t xml:space="preserve"> </w:t>
      </w:r>
      <w:proofErr w:type="spellStart"/>
      <w:r>
        <w:t>you</w:t>
      </w:r>
      <w:proofErr w:type="spellEnd"/>
      <w:r>
        <w:t xml:space="preserve"> </w:t>
      </w:r>
      <w:proofErr w:type="spellStart"/>
      <w:r>
        <w:t>please</w:t>
      </w:r>
      <w:proofErr w:type="spellEnd"/>
      <w:r>
        <w:t xml:space="preserve"> </w:t>
      </w:r>
      <w:proofErr w:type="spellStart"/>
      <w:r>
        <w:t>confirm</w:t>
      </w:r>
      <w:proofErr w:type="spellEnd"/>
      <w:r>
        <w:t xml:space="preserve"> </w:t>
      </w:r>
      <w:proofErr w:type="spellStart"/>
      <w:r>
        <w:t>if</w:t>
      </w:r>
      <w:proofErr w:type="spellEnd"/>
      <w:r>
        <w:t xml:space="preserve"> the radial </w:t>
      </w:r>
      <w:proofErr w:type="spellStart"/>
      <w:r>
        <w:t>coverage</w:t>
      </w:r>
      <w:proofErr w:type="spellEnd"/>
      <w:r>
        <w:t xml:space="preserve"> from the </w:t>
      </w:r>
      <w:proofErr w:type="spellStart"/>
      <w:r>
        <w:t>antenna</w:t>
      </w:r>
      <w:proofErr w:type="spellEnd"/>
      <w:r>
        <w:t xml:space="preserve"> from CEUT </w:t>
      </w:r>
      <w:proofErr w:type="spellStart"/>
      <w:r>
        <w:t>is</w:t>
      </w:r>
      <w:proofErr w:type="spellEnd"/>
      <w:r>
        <w:t xml:space="preserve"> </w:t>
      </w:r>
      <w:proofErr w:type="spellStart"/>
      <w:r>
        <w:t>available</w:t>
      </w:r>
      <w:proofErr w:type="spellEnd"/>
      <w:r>
        <w:t xml:space="preserve"> for </w:t>
      </w:r>
      <w:proofErr w:type="spellStart"/>
      <w:r>
        <w:t>being</w:t>
      </w:r>
      <w:proofErr w:type="spellEnd"/>
      <w:r>
        <w:t xml:space="preserve"> </w:t>
      </w:r>
      <w:proofErr w:type="spellStart"/>
      <w:r>
        <w:t>displayed</w:t>
      </w:r>
      <w:proofErr w:type="spellEnd"/>
      <w:r>
        <w:t xml:space="preserve">. </w:t>
      </w:r>
      <w:proofErr w:type="spellStart"/>
      <w:r>
        <w:t>Could</w:t>
      </w:r>
      <w:proofErr w:type="spellEnd"/>
      <w:r>
        <w:t xml:space="preserve"> the total </w:t>
      </w:r>
      <w:proofErr w:type="spellStart"/>
      <w:r>
        <w:t>coverage</w:t>
      </w:r>
      <w:proofErr w:type="spellEnd"/>
      <w:r>
        <w:t xml:space="preserve"> be </w:t>
      </w:r>
      <w:proofErr w:type="spellStart"/>
      <w:r>
        <w:t>hidden</w:t>
      </w:r>
      <w:proofErr w:type="spellEnd"/>
      <w:r>
        <w:t> ?</w:t>
      </w:r>
    </w:p>
  </w:comment>
  <w:comment w:id="413" w:author="Microsoft Office User" w:date="2020-06-15T18:00:00Z" w:initials="MOU">
    <w:p w14:paraId="6CBB4CFF" w14:textId="77777777" w:rsidR="00A4149A" w:rsidRDefault="00A4149A" w:rsidP="00A4149A">
      <w:pPr>
        <w:pStyle w:val="Textocomentario"/>
      </w:pPr>
      <w:r>
        <w:rPr>
          <w:rStyle w:val="Refdecomentario"/>
        </w:rPr>
        <w:annotationRef/>
      </w:r>
      <w:r>
        <w:t xml:space="preserve">Paz, </w:t>
      </w:r>
      <w:proofErr w:type="spellStart"/>
      <w:r>
        <w:t>please</w:t>
      </w:r>
      <w:proofErr w:type="spellEnd"/>
      <w:r>
        <w:t xml:space="preserve">, </w:t>
      </w:r>
      <w:proofErr w:type="spellStart"/>
      <w:r>
        <w:t>could</w:t>
      </w:r>
      <w:proofErr w:type="spellEnd"/>
      <w:r>
        <w:t xml:space="preserve"> </w:t>
      </w:r>
      <w:proofErr w:type="spellStart"/>
      <w:r>
        <w:t>you</w:t>
      </w:r>
      <w:proofErr w:type="spellEnd"/>
      <w:r>
        <w:t xml:space="preserve"> </w:t>
      </w:r>
      <w:proofErr w:type="spellStart"/>
      <w:r>
        <w:t>provide</w:t>
      </w:r>
      <w:proofErr w:type="spellEnd"/>
      <w:r>
        <w:t xml:space="preserve"> </w:t>
      </w:r>
      <w:proofErr w:type="spellStart"/>
      <w:r>
        <w:t>further</w:t>
      </w:r>
      <w:proofErr w:type="spellEnd"/>
      <w:r>
        <w:t xml:space="preserve"> info on </w:t>
      </w:r>
      <w:proofErr w:type="spellStart"/>
      <w:r>
        <w:t>this</w:t>
      </w:r>
      <w:proofErr w:type="spellEnd"/>
      <w:r>
        <w:t xml:space="preserve"> (correct </w:t>
      </w:r>
      <w:proofErr w:type="spellStart"/>
      <w:r>
        <w:t>link</w:t>
      </w:r>
      <w:proofErr w:type="spellEnd"/>
      <w:r>
        <w:t xml:space="preserve"> to the code, the </w:t>
      </w:r>
      <w:proofErr w:type="spellStart"/>
      <w:r>
        <w:t>name</w:t>
      </w:r>
      <w:proofErr w:type="spellEnd"/>
      <w:r>
        <w:t xml:space="preserve"> of the code for </w:t>
      </w:r>
      <w:proofErr w:type="spellStart"/>
      <w:r>
        <w:t>plotting</w:t>
      </w:r>
      <w:proofErr w:type="spellEnd"/>
      <w:r>
        <w:t xml:space="preserve"> the spatial </w:t>
      </w:r>
      <w:proofErr w:type="spellStart"/>
      <w:r>
        <w:t>coverage</w:t>
      </w:r>
      <w:proofErr w:type="spellEnd"/>
      <w:r>
        <w:t xml:space="preserve">). </w:t>
      </w:r>
      <w:proofErr w:type="spellStart"/>
      <w:r>
        <w:t>Thanks</w:t>
      </w:r>
      <w:proofErr w:type="spellEnd"/>
      <w:r>
        <w:t> !</w:t>
      </w:r>
    </w:p>
  </w:comment>
  <w:comment w:id="419" w:author="Microsoft Office User" w:date="2020-06-15T18:46:00Z" w:initials="MOU">
    <w:p w14:paraId="0E8E2DBA" w14:textId="27ABE199" w:rsidR="005D4ED2" w:rsidRDefault="005D4ED2">
      <w:pPr>
        <w:pStyle w:val="Textocomentario"/>
      </w:pPr>
      <w:r>
        <w:rPr>
          <w:rStyle w:val="Refdecomentario"/>
        </w:rPr>
        <w:annotationRef/>
      </w:r>
      <w:r>
        <w:t xml:space="preserve">Paz, </w:t>
      </w:r>
      <w:proofErr w:type="spellStart"/>
      <w:r>
        <w:t>could</w:t>
      </w:r>
      <w:proofErr w:type="spellEnd"/>
      <w:r>
        <w:t xml:space="preserve"> </w:t>
      </w:r>
      <w:proofErr w:type="spellStart"/>
      <w:r>
        <w:t>you</w:t>
      </w:r>
      <w:proofErr w:type="spellEnd"/>
      <w:r>
        <w:t xml:space="preserve"> </w:t>
      </w:r>
      <w:proofErr w:type="spellStart"/>
      <w:r>
        <w:t>provide</w:t>
      </w:r>
      <w:proofErr w:type="spellEnd"/>
      <w:r>
        <w:t xml:space="preserve"> and </w:t>
      </w:r>
      <w:proofErr w:type="spellStart"/>
      <w:r>
        <w:t>example</w:t>
      </w:r>
      <w:proofErr w:type="spellEnd"/>
      <w:r>
        <w:t xml:space="preserve"> from the </w:t>
      </w:r>
      <w:proofErr w:type="spellStart"/>
      <w:r>
        <w:t>dashboard</w:t>
      </w:r>
      <w:proofErr w:type="spellEnd"/>
      <w:r>
        <w:t xml:space="preserve"> test, </w:t>
      </w:r>
      <w:proofErr w:type="spellStart"/>
      <w:r>
        <w:t>please</w:t>
      </w:r>
      <w:proofErr w:type="spellEnd"/>
      <w:r>
        <w:t xml:space="preserve"> on the 80/80 </w:t>
      </w:r>
      <w:proofErr w:type="spellStart"/>
      <w:r>
        <w:t>metric</w:t>
      </w:r>
      <w:proofErr w:type="spellEnd"/>
      <w:r>
        <w:t xml:space="preserve"> from </w:t>
      </w:r>
      <w:proofErr w:type="spellStart"/>
      <w:r>
        <w:t>an</w:t>
      </w:r>
      <w:r w:rsidR="00C9497C">
        <w:t>y</w:t>
      </w:r>
      <w:proofErr w:type="spellEnd"/>
      <w:r>
        <w:t xml:space="preserve"> of the radial sites ?</w:t>
      </w:r>
    </w:p>
  </w:comment>
  <w:comment w:id="425" w:author="Microsoft Office User" w:date="2020-06-15T18:46:00Z" w:initials="MOU">
    <w:p w14:paraId="54CA0CBF" w14:textId="18548C27" w:rsidR="005D4ED2" w:rsidRDefault="005D4ED2">
      <w:pPr>
        <w:pStyle w:val="Textocomentario"/>
      </w:pPr>
      <w:r>
        <w:rPr>
          <w:rStyle w:val="Refdecomentario"/>
        </w:rPr>
        <w:annotationRef/>
      </w:r>
      <w:r>
        <w:t xml:space="preserve">To be </w:t>
      </w:r>
      <w:proofErr w:type="spellStart"/>
      <w:r>
        <w:t>modified</w:t>
      </w:r>
      <w:proofErr w:type="spellEnd"/>
      <w:r>
        <w:t xml:space="preserve"> </w:t>
      </w:r>
      <w:proofErr w:type="spellStart"/>
      <w:r>
        <w:t>accordingly</w:t>
      </w:r>
      <w:proofErr w:type="spellEnd"/>
      <w:r>
        <w:t xml:space="preserve"> to the figure</w:t>
      </w:r>
    </w:p>
  </w:comment>
  <w:comment w:id="437" w:author="Microsoft Office User" w:date="2020-06-15T18:00:00Z" w:initials="MOU">
    <w:p w14:paraId="6E9D8EF4" w14:textId="77777777" w:rsidR="00A4149A" w:rsidRDefault="00A4149A" w:rsidP="00A4149A">
      <w:pPr>
        <w:pStyle w:val="Textocomentario"/>
      </w:pPr>
      <w:r>
        <w:rPr>
          <w:rStyle w:val="Refdecomentario"/>
        </w:rPr>
        <w:annotationRef/>
      </w:r>
      <w:r>
        <w:t xml:space="preserve">Paz, </w:t>
      </w:r>
      <w:proofErr w:type="spellStart"/>
      <w:r>
        <w:t>please</w:t>
      </w:r>
      <w:proofErr w:type="spellEnd"/>
      <w:r>
        <w:t xml:space="preserve">, </w:t>
      </w:r>
      <w:proofErr w:type="spellStart"/>
      <w:r>
        <w:t>could</w:t>
      </w:r>
      <w:proofErr w:type="spellEnd"/>
      <w:r>
        <w:t xml:space="preserve"> </w:t>
      </w:r>
      <w:proofErr w:type="spellStart"/>
      <w:r>
        <w:t>you</w:t>
      </w:r>
      <w:proofErr w:type="spellEnd"/>
      <w:r>
        <w:t xml:space="preserve"> </w:t>
      </w:r>
      <w:proofErr w:type="spellStart"/>
      <w:r>
        <w:t>provide</w:t>
      </w:r>
      <w:proofErr w:type="spellEnd"/>
      <w:r>
        <w:t xml:space="preserve"> </w:t>
      </w:r>
      <w:proofErr w:type="spellStart"/>
      <w:r>
        <w:t>further</w:t>
      </w:r>
      <w:proofErr w:type="spellEnd"/>
      <w:r>
        <w:t xml:space="preserve"> info on </w:t>
      </w:r>
      <w:proofErr w:type="spellStart"/>
      <w:r>
        <w:t>this</w:t>
      </w:r>
      <w:proofErr w:type="spellEnd"/>
      <w:r>
        <w:t xml:space="preserve"> (correct </w:t>
      </w:r>
      <w:proofErr w:type="spellStart"/>
      <w:r>
        <w:t>link</w:t>
      </w:r>
      <w:proofErr w:type="spellEnd"/>
      <w:r>
        <w:t xml:space="preserve"> to the code, the </w:t>
      </w:r>
      <w:proofErr w:type="spellStart"/>
      <w:r>
        <w:t>name</w:t>
      </w:r>
      <w:proofErr w:type="spellEnd"/>
      <w:r>
        <w:t xml:space="preserve"> of the code for </w:t>
      </w:r>
      <w:proofErr w:type="spellStart"/>
      <w:r>
        <w:t>plotting</w:t>
      </w:r>
      <w:proofErr w:type="spellEnd"/>
      <w:r>
        <w:t xml:space="preserve"> the spatial </w:t>
      </w:r>
      <w:proofErr w:type="spellStart"/>
      <w:r>
        <w:t>coverage</w:t>
      </w:r>
      <w:proofErr w:type="spellEnd"/>
      <w:r>
        <w:t xml:space="preserve">). </w:t>
      </w:r>
      <w:proofErr w:type="spellStart"/>
      <w:r>
        <w:t>Thanks</w:t>
      </w:r>
      <w:proofErr w:type="spellEnd"/>
      <w:r>
        <w:t> !</w:t>
      </w:r>
    </w:p>
  </w:comment>
  <w:comment w:id="511" w:author="Microsoft Office User" w:date="2020-06-15T19:07:00Z" w:initials="MOU">
    <w:p w14:paraId="172A126C" w14:textId="16AD7CC9" w:rsidR="00877229" w:rsidRDefault="00877229">
      <w:pPr>
        <w:pStyle w:val="Textocomentario"/>
      </w:pPr>
      <w:r>
        <w:rPr>
          <w:rStyle w:val="Refdecomentario"/>
        </w:rPr>
        <w:annotationRef/>
      </w:r>
      <w:r>
        <w:t xml:space="preserve">This figure </w:t>
      </w:r>
      <w:proofErr w:type="spellStart"/>
      <w:r>
        <w:t>could</w:t>
      </w:r>
      <w:proofErr w:type="spellEnd"/>
      <w:r>
        <w:t xml:space="preserve"> substitute Fig. 3 (</w:t>
      </w:r>
      <w:r w:rsidRPr="00F3778B">
        <w:rPr>
          <w:lang w:val="en-AU"/>
        </w:rPr>
        <w:t>5°x5° bins mean number of measurements over a 3-month period from 2019 October to December.</w:t>
      </w:r>
      <w:r>
        <w:t xml:space="preserve">) as the </w:t>
      </w:r>
      <w:proofErr w:type="spellStart"/>
      <w:r>
        <w:t>dashboard</w:t>
      </w:r>
      <w:proofErr w:type="spellEnd"/>
      <w:r>
        <w:t xml:space="preserve"> </w:t>
      </w:r>
      <w:proofErr w:type="spellStart"/>
      <w:r>
        <w:t>is</w:t>
      </w:r>
      <w:proofErr w:type="spellEnd"/>
      <w:r>
        <w:t xml:space="preserve"> </w:t>
      </w:r>
      <w:proofErr w:type="spellStart"/>
      <w:r>
        <w:t>updated</w:t>
      </w:r>
      <w:proofErr w:type="spellEnd"/>
      <w:r>
        <w:t xml:space="preserve"> in NRT. To be </w:t>
      </w:r>
      <w:proofErr w:type="spellStart"/>
      <w:r>
        <w:t>confirmed</w:t>
      </w:r>
      <w:proofErr w:type="spellEnd"/>
      <w:r>
        <w:t xml:space="preserve"> by Nathalie.</w:t>
      </w:r>
    </w:p>
  </w:comment>
  <w:comment w:id="510" w:author="Microsoft Office User" w:date="2020-06-15T19:06:00Z" w:initials="MOU">
    <w:p w14:paraId="39769705" w14:textId="31E2EDD5" w:rsidR="00877229" w:rsidRDefault="00877229">
      <w:pPr>
        <w:pStyle w:val="Textocomentario"/>
      </w:pPr>
      <w:r>
        <w:rPr>
          <w:rStyle w:val="Refdecomentario"/>
        </w:rPr>
        <w:annotationRef/>
      </w:r>
      <w:r>
        <w:t xml:space="preserve">A global </w:t>
      </w:r>
      <w:proofErr w:type="spellStart"/>
      <w:r>
        <w:t>coverage</w:t>
      </w:r>
      <w:proofErr w:type="spellEnd"/>
      <w:r>
        <w:t xml:space="preserve"> </w:t>
      </w:r>
      <w:proofErr w:type="spellStart"/>
      <w:r>
        <w:t>map</w:t>
      </w:r>
      <w:proofErr w:type="spellEnd"/>
      <w:r>
        <w:t xml:space="preserve"> </w:t>
      </w:r>
      <w:proofErr w:type="spellStart"/>
      <w:r>
        <w:t>could</w:t>
      </w:r>
      <w:proofErr w:type="spellEnd"/>
      <w:r>
        <w:t xml:space="preserve"> be </w:t>
      </w:r>
      <w:proofErr w:type="spellStart"/>
      <w:r>
        <w:t>considered</w:t>
      </w:r>
      <w:proofErr w:type="spellEnd"/>
      <w:r>
        <w:t xml:space="preserve">. To be </w:t>
      </w:r>
      <w:proofErr w:type="spellStart"/>
      <w:r>
        <w:t>confirmed</w:t>
      </w:r>
      <w:proofErr w:type="spellEnd"/>
      <w:r>
        <w:t xml:space="preserve"> by Nathalie.</w:t>
      </w:r>
    </w:p>
  </w:comment>
  <w:comment w:id="531" w:author="Microsoft Office User" w:date="2020-06-15T18:59:00Z" w:initials="MOU">
    <w:p w14:paraId="16F59713" w14:textId="4D21632E" w:rsidR="00AB29E7" w:rsidRDefault="00AB29E7">
      <w:pPr>
        <w:pStyle w:val="Textocomentario"/>
      </w:pPr>
      <w:r>
        <w:rPr>
          <w:rStyle w:val="Refdecomentario"/>
        </w:rPr>
        <w:annotationRef/>
      </w:r>
      <w:r>
        <w:t xml:space="preserve">Paz, </w:t>
      </w:r>
      <w:proofErr w:type="spellStart"/>
      <w:r>
        <w:t>please</w:t>
      </w:r>
      <w:proofErr w:type="spellEnd"/>
      <w:r>
        <w:t xml:space="preserve">, </w:t>
      </w:r>
      <w:proofErr w:type="spellStart"/>
      <w:r>
        <w:t>could</w:t>
      </w:r>
      <w:proofErr w:type="spellEnd"/>
      <w:r>
        <w:t xml:space="preserve"> </w:t>
      </w:r>
      <w:proofErr w:type="spellStart"/>
      <w:r>
        <w:t>you</w:t>
      </w:r>
      <w:proofErr w:type="spellEnd"/>
      <w:r>
        <w:t xml:space="preserve"> </w:t>
      </w:r>
      <w:proofErr w:type="spellStart"/>
      <w:r>
        <w:t>provide</w:t>
      </w:r>
      <w:proofErr w:type="spellEnd"/>
      <w:r>
        <w:t xml:space="preserve"> the </w:t>
      </w:r>
      <w:proofErr w:type="spellStart"/>
      <w:r>
        <w:t>link</w:t>
      </w:r>
      <w:proofErr w:type="spellEnd"/>
      <w:r>
        <w:t xml:space="preserve"> to the code and </w:t>
      </w:r>
      <w:proofErr w:type="spellStart"/>
      <w:r>
        <w:t>its</w:t>
      </w:r>
      <w:proofErr w:type="spellEnd"/>
      <w:r>
        <w:t xml:space="preserve"> </w:t>
      </w:r>
      <w:proofErr w:type="spellStart"/>
      <w:r>
        <w:t>name</w:t>
      </w:r>
      <w:proofErr w:type="spellEnd"/>
      <w:r>
        <w:t>.</w:t>
      </w:r>
    </w:p>
  </w:comment>
  <w:comment w:id="543" w:author="Microsoft Office User" w:date="2020-06-15T19:09:00Z" w:initials="MOU">
    <w:p w14:paraId="687E2723" w14:textId="3A644D4F" w:rsidR="00877229" w:rsidRDefault="00877229">
      <w:pPr>
        <w:pStyle w:val="Textocomentario"/>
      </w:pPr>
      <w:r>
        <w:rPr>
          <w:rStyle w:val="Refdecomentario"/>
        </w:rPr>
        <w:annotationRef/>
      </w:r>
      <w:r>
        <w:t xml:space="preserve">It </w:t>
      </w:r>
      <w:proofErr w:type="spellStart"/>
      <w:r>
        <w:t>seems</w:t>
      </w:r>
      <w:proofErr w:type="spellEnd"/>
      <w:r>
        <w:t xml:space="preserve"> </w:t>
      </w:r>
      <w:proofErr w:type="spellStart"/>
      <w:r>
        <w:t>there</w:t>
      </w:r>
      <w:proofErr w:type="spellEnd"/>
      <w:r>
        <w:t xml:space="preserve"> </w:t>
      </w:r>
      <w:proofErr w:type="spellStart"/>
      <w:r>
        <w:t>is</w:t>
      </w:r>
      <w:proofErr w:type="spellEnd"/>
      <w:r>
        <w:t xml:space="preserve"> a </w:t>
      </w:r>
      <w:proofErr w:type="spellStart"/>
      <w:r>
        <w:t>weekly</w:t>
      </w:r>
      <w:proofErr w:type="spellEnd"/>
      <w:r>
        <w:t xml:space="preserve"> </w:t>
      </w:r>
      <w:proofErr w:type="spellStart"/>
      <w:r>
        <w:t>task</w:t>
      </w:r>
      <w:proofErr w:type="spellEnd"/>
      <w:r>
        <w:t xml:space="preserve">/update </w:t>
      </w:r>
      <w:proofErr w:type="spellStart"/>
      <w:r>
        <w:t>that</w:t>
      </w:r>
      <w:proofErr w:type="spellEnd"/>
      <w:r>
        <w:t xml:space="preserve"> </w:t>
      </w:r>
      <w:proofErr w:type="spellStart"/>
      <w:r>
        <w:t>is</w:t>
      </w:r>
      <w:proofErr w:type="spellEnd"/>
      <w:r>
        <w:t xml:space="preserve"> </w:t>
      </w:r>
      <w:proofErr w:type="spellStart"/>
      <w:r>
        <w:t>creating</w:t>
      </w:r>
      <w:proofErr w:type="spellEnd"/>
      <w:r>
        <w:t xml:space="preserve"> </w:t>
      </w:r>
      <w:proofErr w:type="spellStart"/>
      <w:r>
        <w:t>spikes</w:t>
      </w:r>
      <w:proofErr w:type="spellEnd"/>
      <w:r>
        <w:t xml:space="preserve"> in </w:t>
      </w:r>
      <w:proofErr w:type="spellStart"/>
      <w:r>
        <w:t>this</w:t>
      </w:r>
      <w:proofErr w:type="spellEnd"/>
      <w:r>
        <w:t xml:space="preserve"> figure. Paz, </w:t>
      </w:r>
      <w:proofErr w:type="spellStart"/>
      <w:r>
        <w:t>could</w:t>
      </w:r>
      <w:proofErr w:type="spellEnd"/>
      <w:r>
        <w:t xml:space="preserve"> </w:t>
      </w:r>
      <w:proofErr w:type="spellStart"/>
      <w:r>
        <w:t>you</w:t>
      </w:r>
      <w:proofErr w:type="spellEnd"/>
      <w:r>
        <w:t xml:space="preserve"> double check </w:t>
      </w:r>
      <w:proofErr w:type="spellStart"/>
      <w:r>
        <w:t>this</w:t>
      </w:r>
      <w:proofErr w:type="spellEnd"/>
      <w:r>
        <w:t xml:space="preserve"> ? Nathalie, </w:t>
      </w:r>
      <w:proofErr w:type="spellStart"/>
      <w:r>
        <w:t>could</w:t>
      </w:r>
      <w:proofErr w:type="spellEnd"/>
      <w:r>
        <w:t xml:space="preserve"> </w:t>
      </w:r>
      <w:proofErr w:type="spellStart"/>
      <w:r>
        <w:t>you</w:t>
      </w:r>
      <w:proofErr w:type="spellEnd"/>
      <w:r>
        <w:t xml:space="preserve"> </w:t>
      </w:r>
      <w:proofErr w:type="spellStart"/>
      <w:r>
        <w:t>provide</w:t>
      </w:r>
      <w:proofErr w:type="spellEnd"/>
      <w:r>
        <w:t xml:space="preserve"> </w:t>
      </w:r>
      <w:proofErr w:type="spellStart"/>
      <w:r>
        <w:t>some</w:t>
      </w:r>
      <w:proofErr w:type="spellEnd"/>
      <w:r>
        <w:t xml:space="preserve"> insight on </w:t>
      </w:r>
      <w:proofErr w:type="spellStart"/>
      <w:r>
        <w:t>this</w:t>
      </w:r>
      <w:proofErr w:type="spellEnd"/>
      <w:r>
        <w:t> ?</w:t>
      </w:r>
    </w:p>
  </w:comment>
  <w:comment w:id="542" w:author="Microsoft Office User" w:date="2020-06-15T19:07:00Z" w:initials="MOU">
    <w:p w14:paraId="55C82FE8" w14:textId="4F850F8F" w:rsidR="00877229" w:rsidRDefault="00877229">
      <w:pPr>
        <w:pStyle w:val="Textocomentario"/>
      </w:pPr>
      <w:r>
        <w:rPr>
          <w:rStyle w:val="Refdecomentario"/>
        </w:rPr>
        <w:annotationRef/>
      </w:r>
      <w:r>
        <w:t xml:space="preserve">This figure </w:t>
      </w:r>
      <w:proofErr w:type="spellStart"/>
      <w:r>
        <w:t>could</w:t>
      </w:r>
      <w:proofErr w:type="spellEnd"/>
      <w:r>
        <w:t xml:space="preserve"> substitute Fig.</w:t>
      </w:r>
      <w:proofErr w:type="gramStart"/>
      <w:r>
        <w:t>2  (</w:t>
      </w:r>
      <w:proofErr w:type="gramEnd"/>
      <w:r w:rsidRPr="00F3778B">
        <w:rPr>
          <w:lang w:val="en-AU"/>
        </w:rPr>
        <w:t>Count of transmitting drifters per month from 01/2003 to 12/2018.</w:t>
      </w:r>
      <w:r>
        <w:t xml:space="preserve">) </w:t>
      </w:r>
      <w:proofErr w:type="spellStart"/>
      <w:r>
        <w:t>since</w:t>
      </w:r>
      <w:proofErr w:type="spellEnd"/>
      <w:r>
        <w:t xml:space="preserve"> </w:t>
      </w:r>
      <w:proofErr w:type="spellStart"/>
      <w:r>
        <w:t>it</w:t>
      </w:r>
      <w:proofErr w:type="spellEnd"/>
      <w:r>
        <w:t xml:space="preserve"> </w:t>
      </w:r>
      <w:proofErr w:type="spellStart"/>
      <w:r>
        <w:t>is</w:t>
      </w:r>
      <w:proofErr w:type="spellEnd"/>
      <w:r>
        <w:t xml:space="preserve"> </w:t>
      </w:r>
      <w:proofErr w:type="spellStart"/>
      <w:r>
        <w:t>updated</w:t>
      </w:r>
      <w:proofErr w:type="spellEnd"/>
      <w:r>
        <w:t xml:space="preserve"> in NRT in the monitoring service. To be </w:t>
      </w:r>
      <w:proofErr w:type="spellStart"/>
      <w:r>
        <w:t>confirmed</w:t>
      </w:r>
      <w:proofErr w:type="spellEnd"/>
      <w:r>
        <w:t xml:space="preserve"> by Nathalie.</w:t>
      </w:r>
    </w:p>
  </w:comment>
  <w:comment w:id="595" w:author="Microsoft Office User" w:date="2020-06-15T19:12:00Z" w:initials="MOU">
    <w:p w14:paraId="4C8F4B24" w14:textId="77777777" w:rsidR="00877229" w:rsidRDefault="00877229">
      <w:pPr>
        <w:pStyle w:val="Textocomentario"/>
      </w:pPr>
      <w:r>
        <w:rPr>
          <w:rStyle w:val="Refdecomentario"/>
        </w:rPr>
        <w:annotationRef/>
      </w:r>
      <w:r>
        <w:t xml:space="preserve">Is </w:t>
      </w:r>
      <w:proofErr w:type="spellStart"/>
      <w:r>
        <w:t>this</w:t>
      </w:r>
      <w:proofErr w:type="spellEnd"/>
      <w:r>
        <w:t xml:space="preserve"> information </w:t>
      </w:r>
      <w:proofErr w:type="spellStart"/>
      <w:r>
        <w:t>displayed</w:t>
      </w:r>
      <w:proofErr w:type="spellEnd"/>
      <w:r>
        <w:t xml:space="preserve"> </w:t>
      </w:r>
      <w:proofErr w:type="spellStart"/>
      <w:r>
        <w:t>througout</w:t>
      </w:r>
      <w:proofErr w:type="spellEnd"/>
      <w:r>
        <w:t xml:space="preserve"> the </w:t>
      </w:r>
      <w:proofErr w:type="spellStart"/>
      <w:r>
        <w:t>dashboard</w:t>
      </w:r>
      <w:proofErr w:type="spellEnd"/>
      <w:r>
        <w:t> ?</w:t>
      </w:r>
    </w:p>
    <w:p w14:paraId="729B42FA" w14:textId="3D33D794" w:rsidR="00877229" w:rsidRDefault="00877229">
      <w:pPr>
        <w:pStyle w:val="Textocomentario"/>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5F5A12B" w15:done="0"/>
  <w15:commentEx w15:paraId="1D7EC2B6" w15:done="0"/>
  <w15:commentEx w15:paraId="190C3439" w15:done="0"/>
  <w15:commentEx w15:paraId="345C127E" w15:done="0"/>
  <w15:commentEx w15:paraId="60E73FD7" w15:done="0"/>
  <w15:commentEx w15:paraId="4578CB5A" w15:done="0"/>
  <w15:commentEx w15:paraId="0F78E6CB" w15:done="0"/>
  <w15:commentEx w15:paraId="14E3F06D" w15:done="0"/>
  <w15:commentEx w15:paraId="6CBB4CFF" w15:done="0"/>
  <w15:commentEx w15:paraId="0E8E2DBA" w15:done="0"/>
  <w15:commentEx w15:paraId="54CA0CBF" w15:done="0"/>
  <w15:commentEx w15:paraId="6E9D8EF4" w15:done="0"/>
  <w15:commentEx w15:paraId="172A126C" w15:done="0"/>
  <w15:commentEx w15:paraId="39769705" w15:done="0"/>
  <w15:commentEx w15:paraId="16F59713" w15:done="0"/>
  <w15:commentEx w15:paraId="687E2723" w15:done="0"/>
  <w15:commentEx w15:paraId="55C82FE8" w15:done="0"/>
  <w15:commentEx w15:paraId="729B42FA"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5F5A12B" w16cid:durableId="2292246C"/>
  <w16cid:commentId w16cid:paraId="1D7EC2B6" w16cid:durableId="22922C60"/>
  <w16cid:commentId w16cid:paraId="190C3439" w16cid:durableId="22922794"/>
  <w16cid:commentId w16cid:paraId="345C127E" w16cid:durableId="2291CC7C"/>
  <w16cid:commentId w16cid:paraId="60E73FD7" w16cid:durableId="229235A9"/>
  <w16cid:commentId w16cid:paraId="4578CB5A" w16cid:durableId="22923839"/>
  <w16cid:commentId w16cid:paraId="0F78E6CB" w16cid:durableId="2292388C"/>
  <w16cid:commentId w16cid:paraId="14E3F06D" w16cid:durableId="22923F3A"/>
  <w16cid:commentId w16cid:paraId="6CBB4CFF" w16cid:durableId="22923DAB"/>
  <w16cid:commentId w16cid:paraId="0E8E2DBA" w16cid:durableId="22924070"/>
  <w16cid:commentId w16cid:paraId="54CA0CBF" w16cid:durableId="2292408E"/>
  <w16cid:commentId w16cid:paraId="6E9D8EF4" w16cid:durableId="22923DA9"/>
  <w16cid:commentId w16cid:paraId="172A126C" w16cid:durableId="22924589"/>
  <w16cid:commentId w16cid:paraId="39769705" w16cid:durableId="2292453A"/>
  <w16cid:commentId w16cid:paraId="16F59713" w16cid:durableId="229243A1"/>
  <w16cid:commentId w16cid:paraId="687E2723" w16cid:durableId="22924605"/>
  <w16cid:commentId w16cid:paraId="55C82FE8" w16cid:durableId="22924567"/>
  <w16cid:commentId w16cid:paraId="729B42FA" w16cid:durableId="2292468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9FE7A50" w14:textId="77777777" w:rsidR="00AB4F71" w:rsidRDefault="00AB4F71" w:rsidP="006F2B74">
      <w:r>
        <w:separator/>
      </w:r>
    </w:p>
  </w:endnote>
  <w:endnote w:type="continuationSeparator" w:id="0">
    <w:p w14:paraId="478A5605" w14:textId="77777777" w:rsidR="00AB4F71" w:rsidRDefault="00AB4F71" w:rsidP="006F2B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Yu Mincho">
    <w:panose1 w:val="02020400000000000000"/>
    <w:charset w:val="80"/>
    <w:family w:val="roman"/>
    <w:pitch w:val="variable"/>
    <w:sig w:usb0="800002E7" w:usb1="2AC7FCFF" w:usb2="00000012" w:usb3="00000000" w:csb0="0002009F" w:csb1="00000000"/>
  </w:font>
  <w:font w:name="Calibri">
    <w:panose1 w:val="020F0502020204030204"/>
    <w:charset w:val="00"/>
    <w:family w:val="swiss"/>
    <w:pitch w:val="variable"/>
    <w:sig w:usb0="A00002EF" w:usb1="4000207B" w:usb2="00000000" w:usb3="00000000" w:csb0="0000009F" w:csb1="00000000"/>
  </w:font>
  <w:font w:name="Noto Sans Symbols">
    <w:altName w:val="Calibri"/>
    <w:panose1 w:val="020B0604020202020204"/>
    <w:charset w:val="00"/>
    <w:family w:val="auto"/>
    <w:pitch w:val="default"/>
  </w:font>
  <w:font w:name="Yu Gothic Light">
    <w:panose1 w:val="020B0300000000000000"/>
    <w:charset w:val="80"/>
    <w:family w:val="swiss"/>
    <w:pitch w:val="variable"/>
    <w:sig w:usb0="E00002FF" w:usb1="2AC7FDFF" w:usb2="00000016" w:usb3="00000000" w:csb0="0002009F" w:csb1="00000000"/>
  </w:font>
  <w:font w:name="Segoe UI">
    <w:altName w:val="Arial"/>
    <w:panose1 w:val="020B0604020202020204"/>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98984235"/>
      <w:docPartObj>
        <w:docPartGallery w:val="Page Numbers (Bottom of Page)"/>
        <w:docPartUnique/>
      </w:docPartObj>
    </w:sdtPr>
    <w:sdtContent>
      <w:p w14:paraId="6749F00A" w14:textId="5557989D" w:rsidR="00A4149A" w:rsidRDefault="00A4149A">
        <w:pPr>
          <w:pStyle w:val="Piedepgina"/>
          <w:jc w:val="right"/>
        </w:pPr>
        <w:r>
          <w:fldChar w:fldCharType="begin"/>
        </w:r>
        <w:r>
          <w:instrText>PAGE   \* MERGEFORMAT</w:instrText>
        </w:r>
        <w:r>
          <w:fldChar w:fldCharType="separate"/>
        </w:r>
        <w:r w:rsidRPr="007F3094">
          <w:rPr>
            <w:noProof/>
            <w:lang w:val="fr-FR"/>
          </w:rPr>
          <w:t>8</w:t>
        </w:r>
        <w:r>
          <w:fldChar w:fldCharType="end"/>
        </w:r>
      </w:p>
    </w:sdtContent>
  </w:sdt>
  <w:p w14:paraId="36CC247E" w14:textId="3567B9A6" w:rsidR="00A4149A" w:rsidRDefault="00A4149A" w:rsidP="007A5162">
    <w:pPr>
      <w:pStyle w:val="Piedepgina"/>
      <w:tabs>
        <w:tab w:val="clear" w:pos="4513"/>
        <w:tab w:val="clear" w:pos="9026"/>
        <w:tab w:val="left" w:pos="8160"/>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C9481C9" w14:textId="77777777" w:rsidR="00AB4F71" w:rsidRDefault="00AB4F71" w:rsidP="006F2B74">
      <w:r>
        <w:separator/>
      </w:r>
    </w:p>
  </w:footnote>
  <w:footnote w:type="continuationSeparator" w:id="0">
    <w:p w14:paraId="6D8449B0" w14:textId="77777777" w:rsidR="00AB4F71" w:rsidRDefault="00AB4F71" w:rsidP="006F2B7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04820266"/>
      <w:docPartObj>
        <w:docPartGallery w:val="Page Numbers (Top of Page)"/>
        <w:docPartUnique/>
      </w:docPartObj>
    </w:sdtPr>
    <w:sdtContent>
      <w:p w14:paraId="36E6FE96" w14:textId="59261D21" w:rsidR="00A4149A" w:rsidRDefault="00A4149A" w:rsidP="00F44FEF">
        <w:pPr>
          <w:pStyle w:val="Encabezado"/>
          <w:tabs>
            <w:tab w:val="clear" w:pos="9026"/>
          </w:tabs>
          <w:ind w:right="-755"/>
          <w:jc w:val="right"/>
        </w:pPr>
        <w:r w:rsidRPr="006F2B74">
          <w:rPr>
            <w:rFonts w:eastAsiaTheme="minorEastAsia" w:cs="Arial"/>
            <w:noProof/>
            <w:color w:val="000000" w:themeColor="text1"/>
            <w:lang w:val="fr-FR" w:eastAsia="fr-FR"/>
          </w:rPr>
          <mc:AlternateContent>
            <mc:Choice Requires="wps">
              <w:drawing>
                <wp:anchor distT="0" distB="0" distL="114300" distR="114300" simplePos="0" relativeHeight="251659264" behindDoc="0" locked="0" layoutInCell="1" allowOverlap="1" wp14:anchorId="3DBA45AE" wp14:editId="7AAD7546">
                  <wp:simplePos x="0" y="0"/>
                  <wp:positionH relativeFrom="margin">
                    <wp:posOffset>-353060</wp:posOffset>
                  </wp:positionH>
                  <wp:positionV relativeFrom="paragraph">
                    <wp:posOffset>-116967</wp:posOffset>
                  </wp:positionV>
                  <wp:extent cx="6435090" cy="552450"/>
                  <wp:effectExtent l="0" t="0" r="3810" b="0"/>
                  <wp:wrapNone/>
                  <wp:docPr id="2" name="Rectangle 2"/>
                  <wp:cNvGraphicFramePr/>
                  <a:graphic xmlns:a="http://schemas.openxmlformats.org/drawingml/2006/main">
                    <a:graphicData uri="http://schemas.microsoft.com/office/word/2010/wordprocessingShape">
                      <wps:wsp>
                        <wps:cNvSpPr/>
                        <wps:spPr>
                          <a:xfrm>
                            <a:off x="0" y="0"/>
                            <a:ext cx="6435090" cy="552450"/>
                          </a:xfrm>
                          <a:prstGeom prst="rect">
                            <a:avLst/>
                          </a:prstGeom>
                          <a:solidFill>
                            <a:srgbClr val="283357"/>
                          </a:solidFill>
                          <a:ln w="6350" cap="flat" cmpd="sng" algn="ctr">
                            <a:noFill/>
                            <a:prstDash val="solid"/>
                            <a:miter lim="800000"/>
                          </a:ln>
                          <a:effectLst/>
                        </wps:spPr>
                        <wps:txbx>
                          <w:txbxContent>
                            <w:tbl>
                              <w:tblPr>
                                <w:tblStyle w:val="Tablaconcuadrcula"/>
                                <w:tblW w:w="0" w:type="auto"/>
                                <w:tblLook w:val="04A0" w:firstRow="1" w:lastRow="0" w:firstColumn="1" w:lastColumn="0" w:noHBand="0" w:noVBand="1"/>
                              </w:tblPr>
                              <w:tblGrid>
                                <w:gridCol w:w="4983"/>
                                <w:gridCol w:w="1053"/>
                                <w:gridCol w:w="3790"/>
                              </w:tblGrid>
                              <w:tr w:rsidR="00A4149A" w:rsidRPr="007B08E7" w14:paraId="6A80F13F" w14:textId="77777777" w:rsidTr="004C0F98">
                                <w:tc>
                                  <w:tcPr>
                                    <w:tcW w:w="4999" w:type="dxa"/>
                                  </w:tcPr>
                                  <w:p w14:paraId="13C5335C" w14:textId="77777777" w:rsidR="00A4149A" w:rsidRPr="007B08E7" w:rsidRDefault="00A4149A" w:rsidP="004C0F98">
                                    <w:pPr>
                                      <w:rPr>
                                        <w:color w:val="FFFFFF" w:themeColor="background1"/>
                                        <w:sz w:val="20"/>
                                        <w:szCs w:val="20"/>
                                      </w:rPr>
                                    </w:pPr>
                                    <w:r w:rsidRPr="007B08E7">
                                      <w:rPr>
                                        <w:color w:val="FFFFFF" w:themeColor="background1"/>
                                        <w:sz w:val="20"/>
                                        <w:szCs w:val="20"/>
                                      </w:rPr>
                                      <w:t>Product</w:t>
                                    </w:r>
                                  </w:p>
                                  <w:p w14:paraId="0ACF4A72" w14:textId="487F1BA8" w:rsidR="00A4149A" w:rsidRPr="007B08E7" w:rsidRDefault="00A4149A" w:rsidP="004C0F98">
                                    <w:pPr>
                                      <w:rPr>
                                        <w:color w:val="FFFFFF" w:themeColor="background1"/>
                                        <w:sz w:val="20"/>
                                        <w:szCs w:val="20"/>
                                      </w:rPr>
                                    </w:pPr>
                                    <w:r w:rsidRPr="00F92607">
                                      <w:rPr>
                                        <w:iCs/>
                                        <w:color w:val="FFFFFF" w:themeColor="background1"/>
                                        <w:sz w:val="20"/>
                                        <w:szCs w:val="20"/>
                                      </w:rPr>
                                      <w:t>INS_GLO_UV_</w:t>
                                    </w:r>
                                    <w:r>
                                      <w:rPr>
                                        <w:iCs/>
                                        <w:color w:val="FFFFFF" w:themeColor="background1"/>
                                        <w:sz w:val="20"/>
                                        <w:szCs w:val="20"/>
                                      </w:rPr>
                                      <w:t>NRT</w:t>
                                    </w:r>
                                    <w:r w:rsidRPr="00F92607">
                                      <w:rPr>
                                        <w:iCs/>
                                        <w:color w:val="FFFFFF" w:themeColor="background1"/>
                                        <w:sz w:val="20"/>
                                        <w:szCs w:val="20"/>
                                      </w:rPr>
                                      <w:t>_OBSERVATIONS_013_04</w:t>
                                    </w:r>
                                    <w:r>
                                      <w:rPr>
                                        <w:iCs/>
                                        <w:color w:val="FFFFFF" w:themeColor="background1"/>
                                        <w:sz w:val="20"/>
                                        <w:szCs w:val="20"/>
                                      </w:rPr>
                                      <w:t>8</w:t>
                                    </w:r>
                                  </w:p>
                                </w:tc>
                                <w:tc>
                                  <w:tcPr>
                                    <w:tcW w:w="1063" w:type="dxa"/>
                                  </w:tcPr>
                                  <w:p w14:paraId="4D67BD19" w14:textId="77777777" w:rsidR="00A4149A" w:rsidRPr="007B08E7" w:rsidRDefault="00A4149A" w:rsidP="004C0F98">
                                    <w:pPr>
                                      <w:jc w:val="right"/>
                                      <w:rPr>
                                        <w:color w:val="FFFFFF" w:themeColor="background1"/>
                                        <w:sz w:val="20"/>
                                        <w:szCs w:val="20"/>
                                      </w:rPr>
                                    </w:pPr>
                                    <w:r w:rsidRPr="007B08E7">
                                      <w:rPr>
                                        <w:color w:val="FFFFFF" w:themeColor="background1"/>
                                        <w:sz w:val="20"/>
                                        <w:szCs w:val="20"/>
                                      </w:rPr>
                                      <w:t>Ref:</w:t>
                                    </w:r>
                                  </w:p>
                                  <w:p w14:paraId="1FCE3F13" w14:textId="77777777" w:rsidR="00A4149A" w:rsidRPr="007B08E7" w:rsidRDefault="00A4149A" w:rsidP="004C0F98">
                                    <w:pPr>
                                      <w:jc w:val="right"/>
                                      <w:rPr>
                                        <w:color w:val="FFFFFF" w:themeColor="background1"/>
                                        <w:sz w:val="20"/>
                                        <w:szCs w:val="20"/>
                                      </w:rPr>
                                    </w:pPr>
                                    <w:r w:rsidRPr="007B08E7">
                                      <w:rPr>
                                        <w:color w:val="FFFFFF" w:themeColor="background1"/>
                                        <w:sz w:val="20"/>
                                        <w:szCs w:val="20"/>
                                      </w:rPr>
                                      <w:t>Date:</w:t>
                                    </w:r>
                                  </w:p>
                                  <w:p w14:paraId="46569152" w14:textId="77777777" w:rsidR="00A4149A" w:rsidRPr="007B08E7" w:rsidRDefault="00A4149A" w:rsidP="004C0F98">
                                    <w:pPr>
                                      <w:jc w:val="right"/>
                                      <w:rPr>
                                        <w:color w:val="FFFFFF" w:themeColor="background1"/>
                                        <w:sz w:val="20"/>
                                        <w:szCs w:val="20"/>
                                      </w:rPr>
                                    </w:pPr>
                                    <w:r w:rsidRPr="007B08E7">
                                      <w:rPr>
                                        <w:color w:val="FFFFFF" w:themeColor="background1"/>
                                        <w:sz w:val="20"/>
                                        <w:szCs w:val="20"/>
                                      </w:rPr>
                                      <w:t>Issue:</w:t>
                                    </w:r>
                                  </w:p>
                                </w:tc>
                                <w:tc>
                                  <w:tcPr>
                                    <w:tcW w:w="3861" w:type="dxa"/>
                                  </w:tcPr>
                                  <w:p w14:paraId="0211D354" w14:textId="2FFC56AE" w:rsidR="00A4149A" w:rsidRPr="007B08E7" w:rsidRDefault="00A4149A" w:rsidP="004C0F98">
                                    <w:pPr>
                                      <w:rPr>
                                        <w:color w:val="FFFFFF" w:themeColor="background1"/>
                                        <w:sz w:val="20"/>
                                        <w:szCs w:val="20"/>
                                      </w:rPr>
                                    </w:pPr>
                                    <w:r>
                                      <w:rPr>
                                        <w:color w:val="FFFFFF" w:themeColor="background1"/>
                                        <w:sz w:val="20"/>
                                        <w:szCs w:val="20"/>
                                      </w:rPr>
                                      <w:t>CMEMS-INS-SQO</w:t>
                                    </w:r>
                                    <w:r w:rsidRPr="007B08E7">
                                      <w:rPr>
                                        <w:color w:val="FFFFFF" w:themeColor="background1"/>
                                        <w:sz w:val="20"/>
                                        <w:szCs w:val="20"/>
                                      </w:rPr>
                                      <w:t>-013-</w:t>
                                    </w:r>
                                    <w:r>
                                      <w:rPr>
                                        <w:color w:val="FFFFFF" w:themeColor="background1"/>
                                        <w:sz w:val="20"/>
                                        <w:szCs w:val="20"/>
                                      </w:rPr>
                                      <w:t>048</w:t>
                                    </w:r>
                                  </w:p>
                                  <w:p w14:paraId="00E4FD82" w14:textId="3E10422B" w:rsidR="00A4149A" w:rsidRPr="007B08E7" w:rsidRDefault="00A4149A" w:rsidP="004C0F98">
                                    <w:pPr>
                                      <w:rPr>
                                        <w:color w:val="FFFFFF" w:themeColor="background1"/>
                                        <w:sz w:val="20"/>
                                        <w:szCs w:val="20"/>
                                      </w:rPr>
                                    </w:pPr>
                                    <w:r>
                                      <w:rPr>
                                        <w:color w:val="FFFFFF" w:themeColor="background1"/>
                                        <w:sz w:val="20"/>
                                        <w:szCs w:val="20"/>
                                      </w:rPr>
                                      <w:t>28/05/2020</w:t>
                                    </w:r>
                                  </w:p>
                                  <w:p w14:paraId="42F2750B" w14:textId="0415B84D" w:rsidR="00A4149A" w:rsidRPr="007B08E7" w:rsidRDefault="00A4149A" w:rsidP="00500096">
                                    <w:pPr>
                                      <w:rPr>
                                        <w:color w:val="FFFFFF" w:themeColor="background1"/>
                                        <w:sz w:val="20"/>
                                        <w:szCs w:val="20"/>
                                      </w:rPr>
                                    </w:pPr>
                                    <w:r>
                                      <w:rPr>
                                        <w:color w:val="FFFFFF" w:themeColor="background1"/>
                                        <w:sz w:val="20"/>
                                        <w:szCs w:val="20"/>
                                      </w:rPr>
                                      <w:t>2.0</w:t>
                                    </w:r>
                                    <w:r w:rsidRPr="007B08E7">
                                      <w:rPr>
                                        <w:color w:val="FFFFFF" w:themeColor="background1"/>
                                        <w:sz w:val="20"/>
                                        <w:szCs w:val="20"/>
                                      </w:rPr>
                                      <w:t xml:space="preserve"> </w:t>
                                    </w:r>
                                  </w:p>
                                </w:tc>
                              </w:tr>
                            </w:tbl>
                            <w:p w14:paraId="6FB3FE50" w14:textId="77777777" w:rsidR="00A4149A" w:rsidRPr="007B08E7" w:rsidRDefault="00A4149A" w:rsidP="00F44FEF">
                              <w:pPr>
                                <w:rPr>
                                  <w:color w:val="FFFFFF" w:themeColor="background1"/>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BA45AE" id="Rectangle 2" o:spid="_x0000_s1027" style="position:absolute;left:0;text-align:left;margin-left:-27.8pt;margin-top:-9.2pt;width:506.7pt;height:43.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" fillcolor="#283357" stroked="f" strokeweight=".5pt">
                  <v:textbox>
                    <w:txbxContent>
                      <w:tbl>
                        <w:tblPr>
                          <w:tblStyle w:val="Tablaconcuadrcula"/>
                          <w:tblW w:w="0" w:type="auto"/>
                          <w:tblLook w:val="04A0" w:firstRow="1" w:lastRow="0" w:firstColumn="1" w:lastColumn="0" w:noHBand="0" w:noVBand="1"/>
                        </w:tblPr>
                        <w:tblGrid>
                          <w:gridCol w:w="4983"/>
                          <w:gridCol w:w="1053"/>
                          <w:gridCol w:w="3790"/>
                        </w:tblGrid>
                        <w:tr w:rsidR="00A4149A" w:rsidRPr="007B08E7" w14:paraId="6A80F13F" w14:textId="77777777" w:rsidTr="004C0F98">
                          <w:tc>
                            <w:tcPr>
                              <w:tcW w:w="4999" w:type="dxa"/>
                            </w:tcPr>
                            <w:p w14:paraId="13C5335C" w14:textId="77777777" w:rsidR="00A4149A" w:rsidRPr="007B08E7" w:rsidRDefault="00A4149A" w:rsidP="004C0F98">
                              <w:pPr>
                                <w:rPr>
                                  <w:color w:val="FFFFFF" w:themeColor="background1"/>
                                  <w:sz w:val="20"/>
                                  <w:szCs w:val="20"/>
                                </w:rPr>
                              </w:pPr>
                              <w:r w:rsidRPr="007B08E7">
                                <w:rPr>
                                  <w:color w:val="FFFFFF" w:themeColor="background1"/>
                                  <w:sz w:val="20"/>
                                  <w:szCs w:val="20"/>
                                </w:rPr>
                                <w:t>Product</w:t>
                              </w:r>
                            </w:p>
                            <w:p w14:paraId="0ACF4A72" w14:textId="487F1BA8" w:rsidR="00A4149A" w:rsidRPr="007B08E7" w:rsidRDefault="00A4149A" w:rsidP="004C0F98">
                              <w:pPr>
                                <w:rPr>
                                  <w:color w:val="FFFFFF" w:themeColor="background1"/>
                                  <w:sz w:val="20"/>
                                  <w:szCs w:val="20"/>
                                </w:rPr>
                              </w:pPr>
                              <w:r w:rsidRPr="00F92607">
                                <w:rPr>
                                  <w:iCs/>
                                  <w:color w:val="FFFFFF" w:themeColor="background1"/>
                                  <w:sz w:val="20"/>
                                  <w:szCs w:val="20"/>
                                </w:rPr>
                                <w:t>INS_GLO_UV_</w:t>
                              </w:r>
                              <w:r>
                                <w:rPr>
                                  <w:iCs/>
                                  <w:color w:val="FFFFFF" w:themeColor="background1"/>
                                  <w:sz w:val="20"/>
                                  <w:szCs w:val="20"/>
                                </w:rPr>
                                <w:t>NRT</w:t>
                              </w:r>
                              <w:r w:rsidRPr="00F92607">
                                <w:rPr>
                                  <w:iCs/>
                                  <w:color w:val="FFFFFF" w:themeColor="background1"/>
                                  <w:sz w:val="20"/>
                                  <w:szCs w:val="20"/>
                                </w:rPr>
                                <w:t>_OBSERVATIONS_013_04</w:t>
                              </w:r>
                              <w:r>
                                <w:rPr>
                                  <w:iCs/>
                                  <w:color w:val="FFFFFF" w:themeColor="background1"/>
                                  <w:sz w:val="20"/>
                                  <w:szCs w:val="20"/>
                                </w:rPr>
                                <w:t>8</w:t>
                              </w:r>
                            </w:p>
                          </w:tc>
                          <w:tc>
                            <w:tcPr>
                              <w:tcW w:w="1063" w:type="dxa"/>
                            </w:tcPr>
                            <w:p w14:paraId="4D67BD19" w14:textId="77777777" w:rsidR="00A4149A" w:rsidRPr="007B08E7" w:rsidRDefault="00A4149A" w:rsidP="004C0F98">
                              <w:pPr>
                                <w:jc w:val="right"/>
                                <w:rPr>
                                  <w:color w:val="FFFFFF" w:themeColor="background1"/>
                                  <w:sz w:val="20"/>
                                  <w:szCs w:val="20"/>
                                </w:rPr>
                              </w:pPr>
                              <w:r w:rsidRPr="007B08E7">
                                <w:rPr>
                                  <w:color w:val="FFFFFF" w:themeColor="background1"/>
                                  <w:sz w:val="20"/>
                                  <w:szCs w:val="20"/>
                                </w:rPr>
                                <w:t>Ref:</w:t>
                              </w:r>
                            </w:p>
                            <w:p w14:paraId="1FCE3F13" w14:textId="77777777" w:rsidR="00A4149A" w:rsidRPr="007B08E7" w:rsidRDefault="00A4149A" w:rsidP="004C0F98">
                              <w:pPr>
                                <w:jc w:val="right"/>
                                <w:rPr>
                                  <w:color w:val="FFFFFF" w:themeColor="background1"/>
                                  <w:sz w:val="20"/>
                                  <w:szCs w:val="20"/>
                                </w:rPr>
                              </w:pPr>
                              <w:r w:rsidRPr="007B08E7">
                                <w:rPr>
                                  <w:color w:val="FFFFFF" w:themeColor="background1"/>
                                  <w:sz w:val="20"/>
                                  <w:szCs w:val="20"/>
                                </w:rPr>
                                <w:t>Date:</w:t>
                              </w:r>
                            </w:p>
                            <w:p w14:paraId="46569152" w14:textId="77777777" w:rsidR="00A4149A" w:rsidRPr="007B08E7" w:rsidRDefault="00A4149A" w:rsidP="004C0F98">
                              <w:pPr>
                                <w:jc w:val="right"/>
                                <w:rPr>
                                  <w:color w:val="FFFFFF" w:themeColor="background1"/>
                                  <w:sz w:val="20"/>
                                  <w:szCs w:val="20"/>
                                </w:rPr>
                              </w:pPr>
                              <w:r w:rsidRPr="007B08E7">
                                <w:rPr>
                                  <w:color w:val="FFFFFF" w:themeColor="background1"/>
                                  <w:sz w:val="20"/>
                                  <w:szCs w:val="20"/>
                                </w:rPr>
                                <w:t>Issue:</w:t>
                              </w:r>
                            </w:p>
                          </w:tc>
                          <w:tc>
                            <w:tcPr>
                              <w:tcW w:w="3861" w:type="dxa"/>
                            </w:tcPr>
                            <w:p w14:paraId="0211D354" w14:textId="2FFC56AE" w:rsidR="00A4149A" w:rsidRPr="007B08E7" w:rsidRDefault="00A4149A" w:rsidP="004C0F98">
                              <w:pPr>
                                <w:rPr>
                                  <w:color w:val="FFFFFF" w:themeColor="background1"/>
                                  <w:sz w:val="20"/>
                                  <w:szCs w:val="20"/>
                                </w:rPr>
                              </w:pPr>
                              <w:r>
                                <w:rPr>
                                  <w:color w:val="FFFFFF" w:themeColor="background1"/>
                                  <w:sz w:val="20"/>
                                  <w:szCs w:val="20"/>
                                </w:rPr>
                                <w:t>CMEMS-INS-SQO</w:t>
                              </w:r>
                              <w:r w:rsidRPr="007B08E7">
                                <w:rPr>
                                  <w:color w:val="FFFFFF" w:themeColor="background1"/>
                                  <w:sz w:val="20"/>
                                  <w:szCs w:val="20"/>
                                </w:rPr>
                                <w:t>-013-</w:t>
                              </w:r>
                              <w:r>
                                <w:rPr>
                                  <w:color w:val="FFFFFF" w:themeColor="background1"/>
                                  <w:sz w:val="20"/>
                                  <w:szCs w:val="20"/>
                                </w:rPr>
                                <w:t>048</w:t>
                              </w:r>
                            </w:p>
                            <w:p w14:paraId="00E4FD82" w14:textId="3E10422B" w:rsidR="00A4149A" w:rsidRPr="007B08E7" w:rsidRDefault="00A4149A" w:rsidP="004C0F98">
                              <w:pPr>
                                <w:rPr>
                                  <w:color w:val="FFFFFF" w:themeColor="background1"/>
                                  <w:sz w:val="20"/>
                                  <w:szCs w:val="20"/>
                                </w:rPr>
                              </w:pPr>
                              <w:r>
                                <w:rPr>
                                  <w:color w:val="FFFFFF" w:themeColor="background1"/>
                                  <w:sz w:val="20"/>
                                  <w:szCs w:val="20"/>
                                </w:rPr>
                                <w:t>28/05/2020</w:t>
                              </w:r>
                            </w:p>
                            <w:p w14:paraId="42F2750B" w14:textId="0415B84D" w:rsidR="00A4149A" w:rsidRPr="007B08E7" w:rsidRDefault="00A4149A" w:rsidP="00500096">
                              <w:pPr>
                                <w:rPr>
                                  <w:color w:val="FFFFFF" w:themeColor="background1"/>
                                  <w:sz w:val="20"/>
                                  <w:szCs w:val="20"/>
                                </w:rPr>
                              </w:pPr>
                              <w:r>
                                <w:rPr>
                                  <w:color w:val="FFFFFF" w:themeColor="background1"/>
                                  <w:sz w:val="20"/>
                                  <w:szCs w:val="20"/>
                                </w:rPr>
                                <w:t>2.0</w:t>
                              </w:r>
                              <w:r w:rsidRPr="007B08E7">
                                <w:rPr>
                                  <w:color w:val="FFFFFF" w:themeColor="background1"/>
                                  <w:sz w:val="20"/>
                                  <w:szCs w:val="20"/>
                                </w:rPr>
                                <w:t xml:space="preserve"> </w:t>
                              </w:r>
                            </w:p>
                          </w:tc>
                        </w:tr>
                      </w:tbl>
                      <w:p w14:paraId="6FB3FE50" w14:textId="77777777" w:rsidR="00A4149A" w:rsidRPr="007B08E7" w:rsidRDefault="00A4149A" w:rsidP="00F44FEF">
                        <w:pPr>
                          <w:rPr>
                            <w:color w:val="FFFFFF" w:themeColor="background1"/>
                            <w:sz w:val="20"/>
                            <w:szCs w:val="20"/>
                          </w:rPr>
                        </w:pPr>
                      </w:p>
                    </w:txbxContent>
                  </v:textbox>
                  <w10:wrap anchorx="margin"/>
                </v:rect>
              </w:pict>
            </mc:Fallback>
          </mc:AlternateContent>
        </w:r>
        <w:r>
          <w:t xml:space="preserve">          </w:t>
        </w:r>
        <w:r>
          <w:fldChar w:fldCharType="begin"/>
        </w:r>
        <w:r>
          <w:instrText>PAGE   \* MERGEFORMAT</w:instrText>
        </w:r>
        <w:r>
          <w:fldChar w:fldCharType="separate"/>
        </w:r>
        <w:r w:rsidRPr="007F3094">
          <w:rPr>
            <w:noProof/>
            <w:lang w:val="fr-FR"/>
          </w:rPr>
          <w:t>8</w:t>
        </w:r>
        <w:r>
          <w:fldChar w:fldCharType="end"/>
        </w:r>
      </w:p>
    </w:sdtContent>
  </w:sdt>
  <w:p w14:paraId="6A6E3623" w14:textId="15CF9F7C" w:rsidR="00A4149A" w:rsidRDefault="00A4149A">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D60DB2"/>
    <w:multiLevelType w:val="hybridMultilevel"/>
    <w:tmpl w:val="0DCE14E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112B6349"/>
    <w:multiLevelType w:val="multilevel"/>
    <w:tmpl w:val="486CAF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5CF2623"/>
    <w:multiLevelType w:val="hybridMultilevel"/>
    <w:tmpl w:val="FF96BAE0"/>
    <w:lvl w:ilvl="0" w:tplc="040C0001">
      <w:start w:val="1"/>
      <w:numFmt w:val="bullet"/>
      <w:lvlText w:val=""/>
      <w:lvlJc w:val="left"/>
      <w:pPr>
        <w:ind w:left="960" w:hanging="360"/>
      </w:pPr>
      <w:rPr>
        <w:rFonts w:ascii="Symbol" w:hAnsi="Symbol" w:hint="default"/>
      </w:rPr>
    </w:lvl>
    <w:lvl w:ilvl="1" w:tplc="040C0003">
      <w:start w:val="1"/>
      <w:numFmt w:val="bullet"/>
      <w:lvlText w:val="o"/>
      <w:lvlJc w:val="left"/>
      <w:pPr>
        <w:ind w:left="1680" w:hanging="360"/>
      </w:pPr>
      <w:rPr>
        <w:rFonts w:ascii="Courier New" w:hAnsi="Courier New" w:cs="Courier New" w:hint="default"/>
      </w:rPr>
    </w:lvl>
    <w:lvl w:ilvl="2" w:tplc="040C0005">
      <w:start w:val="1"/>
      <w:numFmt w:val="bullet"/>
      <w:lvlText w:val=""/>
      <w:lvlJc w:val="left"/>
      <w:pPr>
        <w:ind w:left="2400" w:hanging="360"/>
      </w:pPr>
      <w:rPr>
        <w:rFonts w:ascii="Wingdings" w:hAnsi="Wingdings" w:hint="default"/>
      </w:rPr>
    </w:lvl>
    <w:lvl w:ilvl="3" w:tplc="040C0001">
      <w:start w:val="1"/>
      <w:numFmt w:val="bullet"/>
      <w:lvlText w:val=""/>
      <w:lvlJc w:val="left"/>
      <w:pPr>
        <w:ind w:left="3120" w:hanging="360"/>
      </w:pPr>
      <w:rPr>
        <w:rFonts w:ascii="Symbol" w:hAnsi="Symbol" w:hint="default"/>
      </w:rPr>
    </w:lvl>
    <w:lvl w:ilvl="4" w:tplc="040C0003">
      <w:start w:val="1"/>
      <w:numFmt w:val="bullet"/>
      <w:lvlText w:val="o"/>
      <w:lvlJc w:val="left"/>
      <w:pPr>
        <w:ind w:left="3840" w:hanging="360"/>
      </w:pPr>
      <w:rPr>
        <w:rFonts w:ascii="Courier New" w:hAnsi="Courier New" w:cs="Courier New" w:hint="default"/>
      </w:rPr>
    </w:lvl>
    <w:lvl w:ilvl="5" w:tplc="040C0005">
      <w:start w:val="1"/>
      <w:numFmt w:val="bullet"/>
      <w:lvlText w:val=""/>
      <w:lvlJc w:val="left"/>
      <w:pPr>
        <w:ind w:left="4560" w:hanging="360"/>
      </w:pPr>
      <w:rPr>
        <w:rFonts w:ascii="Wingdings" w:hAnsi="Wingdings" w:hint="default"/>
      </w:rPr>
    </w:lvl>
    <w:lvl w:ilvl="6" w:tplc="040C0001">
      <w:start w:val="1"/>
      <w:numFmt w:val="bullet"/>
      <w:lvlText w:val=""/>
      <w:lvlJc w:val="left"/>
      <w:pPr>
        <w:ind w:left="5280" w:hanging="360"/>
      </w:pPr>
      <w:rPr>
        <w:rFonts w:ascii="Symbol" w:hAnsi="Symbol" w:hint="default"/>
      </w:rPr>
    </w:lvl>
    <w:lvl w:ilvl="7" w:tplc="040C0003">
      <w:start w:val="1"/>
      <w:numFmt w:val="bullet"/>
      <w:lvlText w:val="o"/>
      <w:lvlJc w:val="left"/>
      <w:pPr>
        <w:ind w:left="6000" w:hanging="360"/>
      </w:pPr>
      <w:rPr>
        <w:rFonts w:ascii="Courier New" w:hAnsi="Courier New" w:cs="Courier New" w:hint="default"/>
      </w:rPr>
    </w:lvl>
    <w:lvl w:ilvl="8" w:tplc="040C0005">
      <w:start w:val="1"/>
      <w:numFmt w:val="bullet"/>
      <w:lvlText w:val=""/>
      <w:lvlJc w:val="left"/>
      <w:pPr>
        <w:ind w:left="6720" w:hanging="360"/>
      </w:pPr>
      <w:rPr>
        <w:rFonts w:ascii="Wingdings" w:hAnsi="Wingdings" w:hint="default"/>
      </w:rPr>
    </w:lvl>
  </w:abstractNum>
  <w:abstractNum w:abstractNumId="3" w15:restartNumberingAfterBreak="0">
    <w:nsid w:val="27517800"/>
    <w:multiLevelType w:val="hybridMultilevel"/>
    <w:tmpl w:val="E7F8D67C"/>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4" w15:restartNumberingAfterBreak="0">
    <w:nsid w:val="2BFC12A5"/>
    <w:multiLevelType w:val="hybridMultilevel"/>
    <w:tmpl w:val="19B226EC"/>
    <w:lvl w:ilvl="0" w:tplc="C108CB1A">
      <w:start w:val="26"/>
      <w:numFmt w:val="bullet"/>
      <w:lvlText w:val="-"/>
      <w:lvlJc w:val="left"/>
      <w:pPr>
        <w:ind w:left="720" w:hanging="360"/>
      </w:pPr>
      <w:rPr>
        <w:rFonts w:ascii="Arial" w:eastAsiaTheme="minorEastAsia" w:hAnsi="Arial" w:cs="Aria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5" w15:restartNumberingAfterBreak="0">
    <w:nsid w:val="34751973"/>
    <w:multiLevelType w:val="hybridMultilevel"/>
    <w:tmpl w:val="3A4E1498"/>
    <w:lvl w:ilvl="0" w:tplc="6A28FBCA">
      <w:start w:val="26"/>
      <w:numFmt w:val="bullet"/>
      <w:lvlText w:val="-"/>
      <w:lvlJc w:val="left"/>
      <w:pPr>
        <w:ind w:left="720" w:hanging="360"/>
      </w:pPr>
      <w:rPr>
        <w:rFonts w:ascii="Arial" w:eastAsiaTheme="minorEastAsia" w:hAnsi="Arial" w:cs="Aria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6" w15:restartNumberingAfterBreak="0">
    <w:nsid w:val="45E643B2"/>
    <w:multiLevelType w:val="hybridMultilevel"/>
    <w:tmpl w:val="78F24EF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477529A9"/>
    <w:multiLevelType w:val="hybridMultilevel"/>
    <w:tmpl w:val="DB34DDF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549777DF"/>
    <w:multiLevelType w:val="hybridMultilevel"/>
    <w:tmpl w:val="DE1A093E"/>
    <w:lvl w:ilvl="0" w:tplc="78C20916">
      <w:start w:val="10"/>
      <w:numFmt w:val="bullet"/>
      <w:lvlText w:val="-"/>
      <w:lvlJc w:val="left"/>
      <w:pPr>
        <w:ind w:left="420" w:hanging="360"/>
      </w:pPr>
      <w:rPr>
        <w:rFonts w:ascii="Arial" w:eastAsiaTheme="minorHAnsi" w:hAnsi="Arial" w:cs="Arial"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9" w15:restartNumberingAfterBreak="0">
    <w:nsid w:val="5FE774A1"/>
    <w:multiLevelType w:val="multilevel"/>
    <w:tmpl w:val="33768D28"/>
    <w:lvl w:ilvl="0">
      <w:start w:val="1"/>
      <w:numFmt w:val="bullet"/>
      <w:lvlText w:val="-"/>
      <w:lvlJc w:val="left"/>
      <w:pPr>
        <w:ind w:left="720" w:hanging="360"/>
      </w:pPr>
      <w:rPr>
        <w:rFonts w:ascii="Calibri" w:eastAsia="Calibri" w:hAnsi="Calibri" w:cs="Calibri"/>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10" w15:restartNumberingAfterBreak="0">
    <w:nsid w:val="60CE0616"/>
    <w:multiLevelType w:val="hybridMultilevel"/>
    <w:tmpl w:val="7E76F7C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672E1D41"/>
    <w:multiLevelType w:val="hybridMultilevel"/>
    <w:tmpl w:val="D2A6AE30"/>
    <w:lvl w:ilvl="0" w:tplc="9DFC569A">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75C435AC"/>
    <w:multiLevelType w:val="hybridMultilevel"/>
    <w:tmpl w:val="0D445792"/>
    <w:lvl w:ilvl="0" w:tplc="A3E88CE0">
      <w:start w:val="26"/>
      <w:numFmt w:val="bullet"/>
      <w:lvlText w:val=""/>
      <w:lvlJc w:val="left"/>
      <w:pPr>
        <w:ind w:left="720" w:hanging="360"/>
      </w:pPr>
      <w:rPr>
        <w:rFonts w:ascii="Wingdings" w:eastAsiaTheme="minorHAnsi" w:hAnsi="Wingdings" w:cstheme="minorBidi"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3" w15:restartNumberingAfterBreak="0">
    <w:nsid w:val="76B84CBC"/>
    <w:multiLevelType w:val="hybridMultilevel"/>
    <w:tmpl w:val="3758A6BA"/>
    <w:lvl w:ilvl="0" w:tplc="6A28FBCA">
      <w:start w:val="26"/>
      <w:numFmt w:val="bullet"/>
      <w:lvlText w:val="-"/>
      <w:lvlJc w:val="left"/>
      <w:pPr>
        <w:ind w:left="1195" w:hanging="360"/>
      </w:pPr>
      <w:rPr>
        <w:rFonts w:ascii="Arial" w:eastAsiaTheme="minorEastAsia" w:hAnsi="Arial" w:cs="Arial" w:hint="default"/>
      </w:rPr>
    </w:lvl>
    <w:lvl w:ilvl="1" w:tplc="040A0003" w:tentative="1">
      <w:start w:val="1"/>
      <w:numFmt w:val="bullet"/>
      <w:lvlText w:val="o"/>
      <w:lvlJc w:val="left"/>
      <w:pPr>
        <w:ind w:left="1915" w:hanging="360"/>
      </w:pPr>
      <w:rPr>
        <w:rFonts w:ascii="Courier New" w:hAnsi="Courier New" w:cs="Courier New" w:hint="default"/>
      </w:rPr>
    </w:lvl>
    <w:lvl w:ilvl="2" w:tplc="040A0005" w:tentative="1">
      <w:start w:val="1"/>
      <w:numFmt w:val="bullet"/>
      <w:lvlText w:val=""/>
      <w:lvlJc w:val="left"/>
      <w:pPr>
        <w:ind w:left="2635" w:hanging="360"/>
      </w:pPr>
      <w:rPr>
        <w:rFonts w:ascii="Wingdings" w:hAnsi="Wingdings" w:hint="default"/>
      </w:rPr>
    </w:lvl>
    <w:lvl w:ilvl="3" w:tplc="040A0001" w:tentative="1">
      <w:start w:val="1"/>
      <w:numFmt w:val="bullet"/>
      <w:lvlText w:val=""/>
      <w:lvlJc w:val="left"/>
      <w:pPr>
        <w:ind w:left="3355" w:hanging="360"/>
      </w:pPr>
      <w:rPr>
        <w:rFonts w:ascii="Symbol" w:hAnsi="Symbol" w:hint="default"/>
      </w:rPr>
    </w:lvl>
    <w:lvl w:ilvl="4" w:tplc="040A0003" w:tentative="1">
      <w:start w:val="1"/>
      <w:numFmt w:val="bullet"/>
      <w:lvlText w:val="o"/>
      <w:lvlJc w:val="left"/>
      <w:pPr>
        <w:ind w:left="4075" w:hanging="360"/>
      </w:pPr>
      <w:rPr>
        <w:rFonts w:ascii="Courier New" w:hAnsi="Courier New" w:cs="Courier New" w:hint="default"/>
      </w:rPr>
    </w:lvl>
    <w:lvl w:ilvl="5" w:tplc="040A0005" w:tentative="1">
      <w:start w:val="1"/>
      <w:numFmt w:val="bullet"/>
      <w:lvlText w:val=""/>
      <w:lvlJc w:val="left"/>
      <w:pPr>
        <w:ind w:left="4795" w:hanging="360"/>
      </w:pPr>
      <w:rPr>
        <w:rFonts w:ascii="Wingdings" w:hAnsi="Wingdings" w:hint="default"/>
      </w:rPr>
    </w:lvl>
    <w:lvl w:ilvl="6" w:tplc="040A0001" w:tentative="1">
      <w:start w:val="1"/>
      <w:numFmt w:val="bullet"/>
      <w:lvlText w:val=""/>
      <w:lvlJc w:val="left"/>
      <w:pPr>
        <w:ind w:left="5515" w:hanging="360"/>
      </w:pPr>
      <w:rPr>
        <w:rFonts w:ascii="Symbol" w:hAnsi="Symbol" w:hint="default"/>
      </w:rPr>
    </w:lvl>
    <w:lvl w:ilvl="7" w:tplc="040A0003" w:tentative="1">
      <w:start w:val="1"/>
      <w:numFmt w:val="bullet"/>
      <w:lvlText w:val="o"/>
      <w:lvlJc w:val="left"/>
      <w:pPr>
        <w:ind w:left="6235" w:hanging="360"/>
      </w:pPr>
      <w:rPr>
        <w:rFonts w:ascii="Courier New" w:hAnsi="Courier New" w:cs="Courier New" w:hint="default"/>
      </w:rPr>
    </w:lvl>
    <w:lvl w:ilvl="8" w:tplc="040A0005" w:tentative="1">
      <w:start w:val="1"/>
      <w:numFmt w:val="bullet"/>
      <w:lvlText w:val=""/>
      <w:lvlJc w:val="left"/>
      <w:pPr>
        <w:ind w:left="6955" w:hanging="360"/>
      </w:pPr>
      <w:rPr>
        <w:rFonts w:ascii="Wingdings" w:hAnsi="Wingdings" w:hint="default"/>
      </w:rPr>
    </w:lvl>
  </w:abstractNum>
  <w:abstractNum w:abstractNumId="14" w15:restartNumberingAfterBreak="0">
    <w:nsid w:val="78B57D62"/>
    <w:multiLevelType w:val="hybridMultilevel"/>
    <w:tmpl w:val="95BAA05C"/>
    <w:lvl w:ilvl="0" w:tplc="44107334">
      <w:start w:val="1"/>
      <w:numFmt w:val="decimal"/>
      <w:pStyle w:val="Ttulo2"/>
      <w:lvlText w:val="%1."/>
      <w:lvlJc w:val="left"/>
      <w:pPr>
        <w:ind w:left="1440" w:hanging="360"/>
      </w:pPr>
    </w:lvl>
    <w:lvl w:ilvl="1" w:tplc="08090019">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num w:numId="1">
    <w:abstractNumId w:val="7"/>
  </w:num>
  <w:num w:numId="2">
    <w:abstractNumId w:val="14"/>
  </w:num>
  <w:num w:numId="3">
    <w:abstractNumId w:val="8"/>
  </w:num>
  <w:num w:numId="4">
    <w:abstractNumId w:val="14"/>
  </w:num>
  <w:num w:numId="5">
    <w:abstractNumId w:val="14"/>
  </w:num>
  <w:num w:numId="6">
    <w:abstractNumId w:val="14"/>
  </w:num>
  <w:num w:numId="7">
    <w:abstractNumId w:val="6"/>
  </w:num>
  <w:num w:numId="8">
    <w:abstractNumId w:val="8"/>
  </w:num>
  <w:num w:numId="9">
    <w:abstractNumId w:val="2"/>
  </w:num>
  <w:num w:numId="10">
    <w:abstractNumId w:val="3"/>
  </w:num>
  <w:num w:numId="11">
    <w:abstractNumId w:val="1"/>
  </w:num>
  <w:num w:numId="12">
    <w:abstractNumId w:val="9"/>
  </w:num>
  <w:num w:numId="13">
    <w:abstractNumId w:val="2"/>
  </w:num>
  <w:num w:numId="14">
    <w:abstractNumId w:val="0"/>
  </w:num>
  <w:num w:numId="15">
    <w:abstractNumId w:val="11"/>
  </w:num>
  <w:num w:numId="16">
    <w:abstractNumId w:val="10"/>
  </w:num>
  <w:num w:numId="17">
    <w:abstractNumId w:val="4"/>
  </w:num>
  <w:num w:numId="18">
    <w:abstractNumId w:val="5"/>
  </w:num>
  <w:num w:numId="19">
    <w:abstractNumId w:val="12"/>
  </w:num>
  <w:num w:numId="20">
    <w:abstractNumId w:val="1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7"/>
  <w:proofState w:spelling="clean" w:grammar="clean"/>
  <w:trackRevisions/>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563B"/>
    <w:rsid w:val="0000135A"/>
    <w:rsid w:val="00003302"/>
    <w:rsid w:val="00004FCD"/>
    <w:rsid w:val="000151B5"/>
    <w:rsid w:val="0001717F"/>
    <w:rsid w:val="00027F45"/>
    <w:rsid w:val="00032B0B"/>
    <w:rsid w:val="000357AB"/>
    <w:rsid w:val="00040BDC"/>
    <w:rsid w:val="0005608C"/>
    <w:rsid w:val="000563CA"/>
    <w:rsid w:val="000613F4"/>
    <w:rsid w:val="000618A3"/>
    <w:rsid w:val="0006443A"/>
    <w:rsid w:val="00076D46"/>
    <w:rsid w:val="000772AB"/>
    <w:rsid w:val="00080D03"/>
    <w:rsid w:val="000816AF"/>
    <w:rsid w:val="00090F4A"/>
    <w:rsid w:val="0009262F"/>
    <w:rsid w:val="0009440E"/>
    <w:rsid w:val="000953E7"/>
    <w:rsid w:val="000A7E2E"/>
    <w:rsid w:val="000A7FE0"/>
    <w:rsid w:val="000B5D0B"/>
    <w:rsid w:val="000C0E58"/>
    <w:rsid w:val="000D6F44"/>
    <w:rsid w:val="000D7DBA"/>
    <w:rsid w:val="000E148D"/>
    <w:rsid w:val="000F717F"/>
    <w:rsid w:val="001015C5"/>
    <w:rsid w:val="0010433C"/>
    <w:rsid w:val="001050EA"/>
    <w:rsid w:val="00107E4E"/>
    <w:rsid w:val="00111CF0"/>
    <w:rsid w:val="00115B85"/>
    <w:rsid w:val="001201DD"/>
    <w:rsid w:val="00130E7D"/>
    <w:rsid w:val="00141290"/>
    <w:rsid w:val="00144284"/>
    <w:rsid w:val="001461FF"/>
    <w:rsid w:val="001464B3"/>
    <w:rsid w:val="00162B5B"/>
    <w:rsid w:val="00164318"/>
    <w:rsid w:val="00165AD4"/>
    <w:rsid w:val="001725A6"/>
    <w:rsid w:val="00180544"/>
    <w:rsid w:val="0018562B"/>
    <w:rsid w:val="00187FC1"/>
    <w:rsid w:val="0019122D"/>
    <w:rsid w:val="001C0EFB"/>
    <w:rsid w:val="001C1555"/>
    <w:rsid w:val="001C61F5"/>
    <w:rsid w:val="001D337B"/>
    <w:rsid w:val="001E1451"/>
    <w:rsid w:val="001E3625"/>
    <w:rsid w:val="001E36E2"/>
    <w:rsid w:val="001F227A"/>
    <w:rsid w:val="001F6025"/>
    <w:rsid w:val="001F7E40"/>
    <w:rsid w:val="0021222C"/>
    <w:rsid w:val="00217A19"/>
    <w:rsid w:val="00217E34"/>
    <w:rsid w:val="002200B3"/>
    <w:rsid w:val="00222089"/>
    <w:rsid w:val="00235644"/>
    <w:rsid w:val="00235A51"/>
    <w:rsid w:val="002451F4"/>
    <w:rsid w:val="00254143"/>
    <w:rsid w:val="00264FE7"/>
    <w:rsid w:val="002770B1"/>
    <w:rsid w:val="00280189"/>
    <w:rsid w:val="0029456A"/>
    <w:rsid w:val="002C2AD7"/>
    <w:rsid w:val="002E0BCC"/>
    <w:rsid w:val="002F2090"/>
    <w:rsid w:val="00302A68"/>
    <w:rsid w:val="00321609"/>
    <w:rsid w:val="00326397"/>
    <w:rsid w:val="0033154B"/>
    <w:rsid w:val="0033182E"/>
    <w:rsid w:val="003367C3"/>
    <w:rsid w:val="00342A89"/>
    <w:rsid w:val="00345FED"/>
    <w:rsid w:val="003516A7"/>
    <w:rsid w:val="00362346"/>
    <w:rsid w:val="00363903"/>
    <w:rsid w:val="00373BFC"/>
    <w:rsid w:val="00375152"/>
    <w:rsid w:val="0039464A"/>
    <w:rsid w:val="00394A5E"/>
    <w:rsid w:val="00396F5E"/>
    <w:rsid w:val="003A243F"/>
    <w:rsid w:val="003A66BC"/>
    <w:rsid w:val="003B2012"/>
    <w:rsid w:val="003B4440"/>
    <w:rsid w:val="003E5D05"/>
    <w:rsid w:val="003E62A1"/>
    <w:rsid w:val="003F5399"/>
    <w:rsid w:val="00404EAA"/>
    <w:rsid w:val="0040614D"/>
    <w:rsid w:val="00406C65"/>
    <w:rsid w:val="0041774D"/>
    <w:rsid w:val="00421C45"/>
    <w:rsid w:val="004265E9"/>
    <w:rsid w:val="004273AD"/>
    <w:rsid w:val="004331D9"/>
    <w:rsid w:val="00435D51"/>
    <w:rsid w:val="00444AF1"/>
    <w:rsid w:val="0044591E"/>
    <w:rsid w:val="00445D2F"/>
    <w:rsid w:val="004475DA"/>
    <w:rsid w:val="00450057"/>
    <w:rsid w:val="00454C6D"/>
    <w:rsid w:val="00457218"/>
    <w:rsid w:val="004606CE"/>
    <w:rsid w:val="00464399"/>
    <w:rsid w:val="00465B5A"/>
    <w:rsid w:val="004776BF"/>
    <w:rsid w:val="00487070"/>
    <w:rsid w:val="00491586"/>
    <w:rsid w:val="00497404"/>
    <w:rsid w:val="004A085E"/>
    <w:rsid w:val="004B2CCE"/>
    <w:rsid w:val="004B4BD9"/>
    <w:rsid w:val="004C0F98"/>
    <w:rsid w:val="004C1560"/>
    <w:rsid w:val="004C342A"/>
    <w:rsid w:val="004C7D3B"/>
    <w:rsid w:val="004D4C1B"/>
    <w:rsid w:val="004D54C2"/>
    <w:rsid w:val="004E10C8"/>
    <w:rsid w:val="004F266B"/>
    <w:rsid w:val="00500096"/>
    <w:rsid w:val="00503211"/>
    <w:rsid w:val="005064F2"/>
    <w:rsid w:val="0052300F"/>
    <w:rsid w:val="00530DEE"/>
    <w:rsid w:val="005310D3"/>
    <w:rsid w:val="00540624"/>
    <w:rsid w:val="00542A81"/>
    <w:rsid w:val="005451B2"/>
    <w:rsid w:val="0055567B"/>
    <w:rsid w:val="00561D26"/>
    <w:rsid w:val="0056331F"/>
    <w:rsid w:val="0057094F"/>
    <w:rsid w:val="00570B06"/>
    <w:rsid w:val="00591A1D"/>
    <w:rsid w:val="005A3692"/>
    <w:rsid w:val="005B625C"/>
    <w:rsid w:val="005C5168"/>
    <w:rsid w:val="005D3A16"/>
    <w:rsid w:val="005D45C4"/>
    <w:rsid w:val="005D4ED2"/>
    <w:rsid w:val="005D67D9"/>
    <w:rsid w:val="005D7D4A"/>
    <w:rsid w:val="005E4E9B"/>
    <w:rsid w:val="005F7CAC"/>
    <w:rsid w:val="00620D45"/>
    <w:rsid w:val="00633AE3"/>
    <w:rsid w:val="00640045"/>
    <w:rsid w:val="0065620F"/>
    <w:rsid w:val="00662EFC"/>
    <w:rsid w:val="00663965"/>
    <w:rsid w:val="006645EB"/>
    <w:rsid w:val="00665582"/>
    <w:rsid w:val="00667CE9"/>
    <w:rsid w:val="006755E9"/>
    <w:rsid w:val="00695A51"/>
    <w:rsid w:val="00697F05"/>
    <w:rsid w:val="006A0385"/>
    <w:rsid w:val="006A532A"/>
    <w:rsid w:val="006A5E24"/>
    <w:rsid w:val="006B6D51"/>
    <w:rsid w:val="006C0CD7"/>
    <w:rsid w:val="006D0127"/>
    <w:rsid w:val="006D07E3"/>
    <w:rsid w:val="006D38D9"/>
    <w:rsid w:val="006D3F9D"/>
    <w:rsid w:val="006D4F48"/>
    <w:rsid w:val="006E7D46"/>
    <w:rsid w:val="006F2B74"/>
    <w:rsid w:val="006F5651"/>
    <w:rsid w:val="006F689B"/>
    <w:rsid w:val="0071266E"/>
    <w:rsid w:val="007164F8"/>
    <w:rsid w:val="0072390C"/>
    <w:rsid w:val="00724E97"/>
    <w:rsid w:val="00727CC4"/>
    <w:rsid w:val="00733D8C"/>
    <w:rsid w:val="00734675"/>
    <w:rsid w:val="0074205F"/>
    <w:rsid w:val="00750F1F"/>
    <w:rsid w:val="00756FD7"/>
    <w:rsid w:val="00773F22"/>
    <w:rsid w:val="007A4A0E"/>
    <w:rsid w:val="007A5162"/>
    <w:rsid w:val="007B073F"/>
    <w:rsid w:val="007B08E7"/>
    <w:rsid w:val="007B2600"/>
    <w:rsid w:val="007D0F5D"/>
    <w:rsid w:val="007E6651"/>
    <w:rsid w:val="007F2F40"/>
    <w:rsid w:val="007F3094"/>
    <w:rsid w:val="007F6507"/>
    <w:rsid w:val="00800075"/>
    <w:rsid w:val="008035FA"/>
    <w:rsid w:val="00815C14"/>
    <w:rsid w:val="00821714"/>
    <w:rsid w:val="00825827"/>
    <w:rsid w:val="008300F7"/>
    <w:rsid w:val="00830E27"/>
    <w:rsid w:val="0083389F"/>
    <w:rsid w:val="00834910"/>
    <w:rsid w:val="008502DD"/>
    <w:rsid w:val="0085266F"/>
    <w:rsid w:val="00863DA2"/>
    <w:rsid w:val="00864ED0"/>
    <w:rsid w:val="00865A0C"/>
    <w:rsid w:val="0087321E"/>
    <w:rsid w:val="00877229"/>
    <w:rsid w:val="00890D97"/>
    <w:rsid w:val="00893AB6"/>
    <w:rsid w:val="00895F3A"/>
    <w:rsid w:val="00897730"/>
    <w:rsid w:val="008F22FC"/>
    <w:rsid w:val="008F2B7A"/>
    <w:rsid w:val="00906B0F"/>
    <w:rsid w:val="009105B6"/>
    <w:rsid w:val="009128F5"/>
    <w:rsid w:val="009130C9"/>
    <w:rsid w:val="00914189"/>
    <w:rsid w:val="0092535D"/>
    <w:rsid w:val="00932617"/>
    <w:rsid w:val="009342C1"/>
    <w:rsid w:val="00934D00"/>
    <w:rsid w:val="00936E58"/>
    <w:rsid w:val="00940748"/>
    <w:rsid w:val="0095454D"/>
    <w:rsid w:val="00957FD1"/>
    <w:rsid w:val="009674FC"/>
    <w:rsid w:val="009805F2"/>
    <w:rsid w:val="00993CDE"/>
    <w:rsid w:val="00996A13"/>
    <w:rsid w:val="009B669E"/>
    <w:rsid w:val="009C3265"/>
    <w:rsid w:val="009D1B32"/>
    <w:rsid w:val="009D4E57"/>
    <w:rsid w:val="009D79B5"/>
    <w:rsid w:val="009D7F83"/>
    <w:rsid w:val="009F33D1"/>
    <w:rsid w:val="00A07EA0"/>
    <w:rsid w:val="00A356D7"/>
    <w:rsid w:val="00A4149A"/>
    <w:rsid w:val="00A42D77"/>
    <w:rsid w:val="00A4356C"/>
    <w:rsid w:val="00A435E4"/>
    <w:rsid w:val="00A47472"/>
    <w:rsid w:val="00A47B83"/>
    <w:rsid w:val="00A521A6"/>
    <w:rsid w:val="00A55FCE"/>
    <w:rsid w:val="00A60412"/>
    <w:rsid w:val="00A7242A"/>
    <w:rsid w:val="00A755D3"/>
    <w:rsid w:val="00A755EF"/>
    <w:rsid w:val="00AA2437"/>
    <w:rsid w:val="00AB29E7"/>
    <w:rsid w:val="00AB4F71"/>
    <w:rsid w:val="00AC2A39"/>
    <w:rsid w:val="00AC5B3E"/>
    <w:rsid w:val="00AD3EB4"/>
    <w:rsid w:val="00AE0640"/>
    <w:rsid w:val="00AE163B"/>
    <w:rsid w:val="00AE1AA9"/>
    <w:rsid w:val="00AE7D9C"/>
    <w:rsid w:val="00AF1A77"/>
    <w:rsid w:val="00AF4B69"/>
    <w:rsid w:val="00AF4CAA"/>
    <w:rsid w:val="00AF6BB7"/>
    <w:rsid w:val="00B021BE"/>
    <w:rsid w:val="00B12E50"/>
    <w:rsid w:val="00B1593F"/>
    <w:rsid w:val="00B23858"/>
    <w:rsid w:val="00B3350F"/>
    <w:rsid w:val="00B33652"/>
    <w:rsid w:val="00B33FE2"/>
    <w:rsid w:val="00B355DD"/>
    <w:rsid w:val="00B40C03"/>
    <w:rsid w:val="00B514F0"/>
    <w:rsid w:val="00B56A2E"/>
    <w:rsid w:val="00B57A63"/>
    <w:rsid w:val="00B61A9D"/>
    <w:rsid w:val="00B65889"/>
    <w:rsid w:val="00B7147C"/>
    <w:rsid w:val="00B801F7"/>
    <w:rsid w:val="00B870B6"/>
    <w:rsid w:val="00B95D4E"/>
    <w:rsid w:val="00BA36E1"/>
    <w:rsid w:val="00BB563F"/>
    <w:rsid w:val="00BC058F"/>
    <w:rsid w:val="00BC3A5C"/>
    <w:rsid w:val="00BD3FA2"/>
    <w:rsid w:val="00BD3FD4"/>
    <w:rsid w:val="00BD7EA7"/>
    <w:rsid w:val="00BE18CD"/>
    <w:rsid w:val="00BF19B3"/>
    <w:rsid w:val="00BF6021"/>
    <w:rsid w:val="00C002C4"/>
    <w:rsid w:val="00C00A39"/>
    <w:rsid w:val="00C01170"/>
    <w:rsid w:val="00C0189F"/>
    <w:rsid w:val="00C243D1"/>
    <w:rsid w:val="00C3006B"/>
    <w:rsid w:val="00C302B6"/>
    <w:rsid w:val="00C320D7"/>
    <w:rsid w:val="00C37A1A"/>
    <w:rsid w:val="00C459B9"/>
    <w:rsid w:val="00C45CB5"/>
    <w:rsid w:val="00C63019"/>
    <w:rsid w:val="00C7433C"/>
    <w:rsid w:val="00C80CC7"/>
    <w:rsid w:val="00C85DFB"/>
    <w:rsid w:val="00C90D8F"/>
    <w:rsid w:val="00C940F5"/>
    <w:rsid w:val="00C9497C"/>
    <w:rsid w:val="00CA1EA8"/>
    <w:rsid w:val="00CB2315"/>
    <w:rsid w:val="00CD4BC1"/>
    <w:rsid w:val="00CD6573"/>
    <w:rsid w:val="00CE0D25"/>
    <w:rsid w:val="00CF3E11"/>
    <w:rsid w:val="00D01F45"/>
    <w:rsid w:val="00D0310C"/>
    <w:rsid w:val="00D070A6"/>
    <w:rsid w:val="00D3781D"/>
    <w:rsid w:val="00D40D8E"/>
    <w:rsid w:val="00D45474"/>
    <w:rsid w:val="00D4563B"/>
    <w:rsid w:val="00D548E5"/>
    <w:rsid w:val="00D56DDB"/>
    <w:rsid w:val="00D772D6"/>
    <w:rsid w:val="00D9550C"/>
    <w:rsid w:val="00DB0534"/>
    <w:rsid w:val="00DB07C0"/>
    <w:rsid w:val="00DB7D04"/>
    <w:rsid w:val="00DC3252"/>
    <w:rsid w:val="00DC65BE"/>
    <w:rsid w:val="00DD489B"/>
    <w:rsid w:val="00DE03FC"/>
    <w:rsid w:val="00DE200E"/>
    <w:rsid w:val="00DE6503"/>
    <w:rsid w:val="00DE75FB"/>
    <w:rsid w:val="00DF3ED3"/>
    <w:rsid w:val="00E03495"/>
    <w:rsid w:val="00E040ED"/>
    <w:rsid w:val="00E11C28"/>
    <w:rsid w:val="00E2649D"/>
    <w:rsid w:val="00E3074E"/>
    <w:rsid w:val="00E3223F"/>
    <w:rsid w:val="00E33F3A"/>
    <w:rsid w:val="00E34DCE"/>
    <w:rsid w:val="00E43CF0"/>
    <w:rsid w:val="00E44F80"/>
    <w:rsid w:val="00E51D71"/>
    <w:rsid w:val="00E5351B"/>
    <w:rsid w:val="00E544A2"/>
    <w:rsid w:val="00E67D87"/>
    <w:rsid w:val="00E74921"/>
    <w:rsid w:val="00E763C0"/>
    <w:rsid w:val="00E81E56"/>
    <w:rsid w:val="00E87D61"/>
    <w:rsid w:val="00E96527"/>
    <w:rsid w:val="00E97B05"/>
    <w:rsid w:val="00EA4030"/>
    <w:rsid w:val="00EB0734"/>
    <w:rsid w:val="00EB4CB2"/>
    <w:rsid w:val="00EC1448"/>
    <w:rsid w:val="00EC17D4"/>
    <w:rsid w:val="00EC3E5A"/>
    <w:rsid w:val="00EC5927"/>
    <w:rsid w:val="00ED7DA8"/>
    <w:rsid w:val="00EE20DF"/>
    <w:rsid w:val="00EF2888"/>
    <w:rsid w:val="00F42C9F"/>
    <w:rsid w:val="00F44FEF"/>
    <w:rsid w:val="00F66B00"/>
    <w:rsid w:val="00F70925"/>
    <w:rsid w:val="00F753DF"/>
    <w:rsid w:val="00F92409"/>
    <w:rsid w:val="00F92607"/>
    <w:rsid w:val="00FA030A"/>
    <w:rsid w:val="00FA17C0"/>
    <w:rsid w:val="00FA4529"/>
    <w:rsid w:val="00FA547E"/>
    <w:rsid w:val="00FB3736"/>
    <w:rsid w:val="00FB6A59"/>
    <w:rsid w:val="00FC3834"/>
    <w:rsid w:val="00FC55FA"/>
    <w:rsid w:val="00FC794A"/>
    <w:rsid w:val="00FD0E11"/>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1C67126"/>
  <w15:docId w15:val="{E549788C-A6CB-40D7-B6F7-F1C57BDC85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772AB"/>
    <w:pPr>
      <w:spacing w:after="0" w:line="240" w:lineRule="auto"/>
    </w:pPr>
    <w:rPr>
      <w:rFonts w:ascii="Times New Roman" w:eastAsia="Times New Roman" w:hAnsi="Times New Roman" w:cs="Times New Roman"/>
      <w:sz w:val="24"/>
      <w:szCs w:val="24"/>
      <w:lang w:val="en-AU" w:eastAsia="es-ES_tradnl"/>
    </w:rPr>
  </w:style>
  <w:style w:type="paragraph" w:styleId="Ttulo1">
    <w:name w:val="heading 1"/>
    <w:basedOn w:val="Normal"/>
    <w:next w:val="Normal"/>
    <w:link w:val="Ttulo1Car"/>
    <w:uiPriority w:val="9"/>
    <w:qFormat/>
    <w:rsid w:val="007A5162"/>
    <w:pPr>
      <w:keepNext/>
      <w:keepLines/>
      <w:spacing w:before="240"/>
      <w:outlineLvl w:val="0"/>
    </w:pPr>
    <w:rPr>
      <w:rFonts w:eastAsiaTheme="majorEastAsia" w:cstheme="majorBidi"/>
      <w:b/>
      <w:color w:val="2F5496" w:themeColor="accent1" w:themeShade="BF"/>
      <w:sz w:val="52"/>
      <w:szCs w:val="32"/>
    </w:rPr>
  </w:style>
  <w:style w:type="paragraph" w:styleId="Ttulo2">
    <w:name w:val="heading 2"/>
    <w:basedOn w:val="Prrafodelista"/>
    <w:next w:val="Normal"/>
    <w:link w:val="Ttulo2Car"/>
    <w:uiPriority w:val="9"/>
    <w:unhideWhenUsed/>
    <w:qFormat/>
    <w:rsid w:val="002E0BCC"/>
    <w:pPr>
      <w:keepNext/>
      <w:keepLines/>
      <w:numPr>
        <w:numId w:val="2"/>
      </w:numPr>
      <w:spacing w:before="40"/>
      <w:outlineLvl w:val="1"/>
    </w:pPr>
    <w:rPr>
      <w:rFonts w:eastAsiaTheme="majorEastAsia" w:cstheme="majorBidi"/>
      <w:b/>
      <w:color w:val="2F5496" w:themeColor="accent1" w:themeShade="BF"/>
      <w:sz w:val="40"/>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D4563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6F2B74"/>
    <w:pPr>
      <w:tabs>
        <w:tab w:val="center" w:pos="4513"/>
        <w:tab w:val="right" w:pos="9026"/>
      </w:tabs>
    </w:pPr>
  </w:style>
  <w:style w:type="character" w:customStyle="1" w:styleId="EncabezadoCar">
    <w:name w:val="Encabezado Car"/>
    <w:basedOn w:val="Fuentedeprrafopredeter"/>
    <w:link w:val="Encabezado"/>
    <w:uiPriority w:val="99"/>
    <w:rsid w:val="006F2B74"/>
  </w:style>
  <w:style w:type="paragraph" w:styleId="Piedepgina">
    <w:name w:val="footer"/>
    <w:basedOn w:val="Normal"/>
    <w:link w:val="PiedepginaCar"/>
    <w:uiPriority w:val="99"/>
    <w:unhideWhenUsed/>
    <w:rsid w:val="006F2B74"/>
    <w:pPr>
      <w:tabs>
        <w:tab w:val="center" w:pos="4513"/>
        <w:tab w:val="right" w:pos="9026"/>
      </w:tabs>
    </w:pPr>
  </w:style>
  <w:style w:type="character" w:customStyle="1" w:styleId="PiedepginaCar">
    <w:name w:val="Pie de página Car"/>
    <w:basedOn w:val="Fuentedeprrafopredeter"/>
    <w:link w:val="Piedepgina"/>
    <w:uiPriority w:val="99"/>
    <w:rsid w:val="006F2B74"/>
  </w:style>
  <w:style w:type="paragraph" w:styleId="Textodeglobo">
    <w:name w:val="Balloon Text"/>
    <w:basedOn w:val="Normal"/>
    <w:link w:val="TextodegloboCar"/>
    <w:uiPriority w:val="99"/>
    <w:semiHidden/>
    <w:unhideWhenUsed/>
    <w:rsid w:val="006F2B74"/>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6F2B74"/>
    <w:rPr>
      <w:rFonts w:ascii="Segoe UI" w:hAnsi="Segoe UI" w:cs="Segoe UI"/>
      <w:sz w:val="18"/>
      <w:szCs w:val="18"/>
    </w:rPr>
  </w:style>
  <w:style w:type="character" w:customStyle="1" w:styleId="Ttulo1Car">
    <w:name w:val="Título 1 Car"/>
    <w:basedOn w:val="Fuentedeprrafopredeter"/>
    <w:link w:val="Ttulo1"/>
    <w:uiPriority w:val="9"/>
    <w:rsid w:val="007A5162"/>
    <w:rPr>
      <w:rFonts w:ascii="Arial" w:eastAsiaTheme="majorEastAsia" w:hAnsi="Arial" w:cstheme="majorBidi"/>
      <w:b/>
      <w:color w:val="2F5496" w:themeColor="accent1" w:themeShade="BF"/>
      <w:sz w:val="52"/>
      <w:szCs w:val="32"/>
    </w:rPr>
  </w:style>
  <w:style w:type="character" w:styleId="Refdecomentario">
    <w:name w:val="annotation reference"/>
    <w:basedOn w:val="Fuentedeprrafopredeter"/>
    <w:uiPriority w:val="99"/>
    <w:semiHidden/>
    <w:unhideWhenUsed/>
    <w:qFormat/>
    <w:rsid w:val="007A5162"/>
    <w:rPr>
      <w:sz w:val="16"/>
      <w:szCs w:val="16"/>
    </w:rPr>
  </w:style>
  <w:style w:type="paragraph" w:styleId="Textocomentario">
    <w:name w:val="annotation text"/>
    <w:basedOn w:val="Normal"/>
    <w:link w:val="TextocomentarioCar"/>
    <w:uiPriority w:val="99"/>
    <w:unhideWhenUsed/>
    <w:rsid w:val="007A5162"/>
    <w:rPr>
      <w:rFonts w:eastAsiaTheme="minorEastAsia" w:cs="Arial"/>
      <w:color w:val="000000" w:themeColor="text1"/>
      <w:sz w:val="20"/>
      <w:szCs w:val="20"/>
      <w:lang w:val="fr-FR" w:eastAsia="fr-FR"/>
    </w:rPr>
  </w:style>
  <w:style w:type="character" w:customStyle="1" w:styleId="TextocomentarioCar">
    <w:name w:val="Texto comentario Car"/>
    <w:basedOn w:val="Fuentedeprrafopredeter"/>
    <w:link w:val="Textocomentario"/>
    <w:uiPriority w:val="99"/>
    <w:rsid w:val="007A5162"/>
    <w:rPr>
      <w:rFonts w:ascii="Arial" w:eastAsiaTheme="minorEastAsia" w:hAnsi="Arial" w:cs="Arial"/>
      <w:color w:val="000000" w:themeColor="text1"/>
      <w:sz w:val="20"/>
      <w:szCs w:val="20"/>
      <w:lang w:val="fr-FR" w:eastAsia="fr-FR"/>
    </w:rPr>
  </w:style>
  <w:style w:type="paragraph" w:styleId="Prrafodelista">
    <w:name w:val="List Paragraph"/>
    <w:basedOn w:val="Normal"/>
    <w:uiPriority w:val="34"/>
    <w:qFormat/>
    <w:rsid w:val="007A5162"/>
    <w:pPr>
      <w:ind w:left="720"/>
      <w:contextualSpacing/>
    </w:pPr>
  </w:style>
  <w:style w:type="character" w:customStyle="1" w:styleId="Ttulo2Car">
    <w:name w:val="Título 2 Car"/>
    <w:basedOn w:val="Fuentedeprrafopredeter"/>
    <w:link w:val="Ttulo2"/>
    <w:uiPriority w:val="9"/>
    <w:rsid w:val="002E0BCC"/>
    <w:rPr>
      <w:rFonts w:ascii="Arial" w:eastAsiaTheme="majorEastAsia" w:hAnsi="Arial" w:cstheme="majorBidi"/>
      <w:b/>
      <w:color w:val="2F5496" w:themeColor="accent1" w:themeShade="BF"/>
      <w:sz w:val="40"/>
      <w:szCs w:val="26"/>
    </w:rPr>
  </w:style>
  <w:style w:type="paragraph" w:styleId="Descripcin">
    <w:name w:val="caption"/>
    <w:basedOn w:val="Normal"/>
    <w:next w:val="Normal"/>
    <w:uiPriority w:val="35"/>
    <w:unhideWhenUsed/>
    <w:qFormat/>
    <w:rsid w:val="002E0BCC"/>
    <w:pPr>
      <w:spacing w:after="200"/>
    </w:pPr>
    <w:rPr>
      <w:i/>
      <w:iCs/>
      <w:color w:val="44546A" w:themeColor="text2"/>
      <w:sz w:val="18"/>
      <w:szCs w:val="18"/>
    </w:rPr>
  </w:style>
  <w:style w:type="paragraph" w:styleId="TtuloTDC">
    <w:name w:val="TOC Heading"/>
    <w:basedOn w:val="Ttulo1"/>
    <w:next w:val="Normal"/>
    <w:uiPriority w:val="39"/>
    <w:unhideWhenUsed/>
    <w:qFormat/>
    <w:rsid w:val="00BC058F"/>
    <w:pPr>
      <w:outlineLvl w:val="9"/>
    </w:pPr>
    <w:rPr>
      <w:rFonts w:asciiTheme="majorHAnsi" w:hAnsiTheme="majorHAnsi"/>
      <w:b w:val="0"/>
      <w:sz w:val="32"/>
      <w:lang w:val="en-US"/>
    </w:rPr>
  </w:style>
  <w:style w:type="paragraph" w:styleId="TDC1">
    <w:name w:val="toc 1"/>
    <w:basedOn w:val="Normal"/>
    <w:next w:val="Normal"/>
    <w:autoRedefine/>
    <w:uiPriority w:val="39"/>
    <w:unhideWhenUsed/>
    <w:rsid w:val="00C9497C"/>
    <w:pPr>
      <w:tabs>
        <w:tab w:val="left" w:pos="440"/>
        <w:tab w:val="right" w:leader="dot" w:pos="9016"/>
      </w:tabs>
      <w:spacing w:after="100"/>
    </w:pPr>
  </w:style>
  <w:style w:type="paragraph" w:styleId="TDC2">
    <w:name w:val="toc 2"/>
    <w:basedOn w:val="Normal"/>
    <w:next w:val="Normal"/>
    <w:autoRedefine/>
    <w:uiPriority w:val="39"/>
    <w:unhideWhenUsed/>
    <w:rsid w:val="00BC058F"/>
    <w:pPr>
      <w:spacing w:after="100"/>
      <w:ind w:left="220"/>
    </w:pPr>
  </w:style>
  <w:style w:type="character" w:styleId="Hipervnculo">
    <w:name w:val="Hyperlink"/>
    <w:basedOn w:val="Fuentedeprrafopredeter"/>
    <w:uiPriority w:val="99"/>
    <w:unhideWhenUsed/>
    <w:rsid w:val="00BC058F"/>
    <w:rPr>
      <w:color w:val="0563C1" w:themeColor="hyperlink"/>
      <w:u w:val="single"/>
    </w:rPr>
  </w:style>
  <w:style w:type="paragraph" w:styleId="Sinespaciado">
    <w:name w:val="No Spacing"/>
    <w:link w:val="SinespaciadoCar"/>
    <w:uiPriority w:val="1"/>
    <w:qFormat/>
    <w:rsid w:val="00B61A9D"/>
    <w:pPr>
      <w:spacing w:after="0" w:line="240" w:lineRule="auto"/>
    </w:pPr>
    <w:rPr>
      <w:rFonts w:eastAsiaTheme="minorEastAsia"/>
      <w:lang w:val="en-US"/>
    </w:rPr>
  </w:style>
  <w:style w:type="character" w:customStyle="1" w:styleId="SinespaciadoCar">
    <w:name w:val="Sin espaciado Car"/>
    <w:basedOn w:val="Fuentedeprrafopredeter"/>
    <w:link w:val="Sinespaciado"/>
    <w:uiPriority w:val="1"/>
    <w:rsid w:val="00B61A9D"/>
    <w:rPr>
      <w:rFonts w:eastAsiaTheme="minorEastAsia"/>
      <w:lang w:val="en-US"/>
    </w:rPr>
  </w:style>
  <w:style w:type="paragraph" w:styleId="Asuntodelcomentario">
    <w:name w:val="annotation subject"/>
    <w:basedOn w:val="Textocomentario"/>
    <w:next w:val="Textocomentario"/>
    <w:link w:val="AsuntodelcomentarioCar"/>
    <w:uiPriority w:val="99"/>
    <w:semiHidden/>
    <w:unhideWhenUsed/>
    <w:rsid w:val="007D0F5D"/>
    <w:pPr>
      <w:spacing w:after="160"/>
    </w:pPr>
    <w:rPr>
      <w:rFonts w:eastAsiaTheme="minorHAnsi" w:cstheme="minorBidi"/>
      <w:b/>
      <w:bCs/>
      <w:color w:val="auto"/>
      <w:lang w:val="en-GB" w:eastAsia="en-US"/>
    </w:rPr>
  </w:style>
  <w:style w:type="character" w:customStyle="1" w:styleId="AsuntodelcomentarioCar">
    <w:name w:val="Asunto del comentario Car"/>
    <w:basedOn w:val="TextocomentarioCar"/>
    <w:link w:val="Asuntodelcomentario"/>
    <w:uiPriority w:val="99"/>
    <w:semiHidden/>
    <w:rsid w:val="007D0F5D"/>
    <w:rPr>
      <w:rFonts w:ascii="Arial" w:eastAsiaTheme="minorEastAsia" w:hAnsi="Arial" w:cs="Arial"/>
      <w:b/>
      <w:bCs/>
      <w:color w:val="000000" w:themeColor="text1"/>
      <w:sz w:val="20"/>
      <w:szCs w:val="20"/>
      <w:lang w:val="fr-FR" w:eastAsia="fr-FR"/>
    </w:rPr>
  </w:style>
  <w:style w:type="paragraph" w:customStyle="1" w:styleId="Heading">
    <w:name w:val="Heading"/>
    <w:basedOn w:val="Ttulo1"/>
    <w:next w:val="Normal"/>
    <w:rsid w:val="00F44FEF"/>
    <w:pPr>
      <w:pageBreakBefore/>
      <w:spacing w:before="480" w:after="120"/>
      <w:jc w:val="center"/>
      <w:outlineLvl w:val="9"/>
    </w:pPr>
    <w:rPr>
      <w:rFonts w:asciiTheme="minorHAnsi" w:eastAsia="Times New Roman" w:hAnsiTheme="minorHAnsi" w:cs="Arial"/>
      <w:bCs/>
      <w:caps/>
      <w:color w:val="auto"/>
      <w:sz w:val="32"/>
      <w:szCs w:val="28"/>
      <w:u w:val="single"/>
      <w:lang w:val="fr-FR" w:eastAsia="fr-FR"/>
    </w:rPr>
  </w:style>
  <w:style w:type="paragraph" w:styleId="Revisin">
    <w:name w:val="Revision"/>
    <w:hidden/>
    <w:uiPriority w:val="99"/>
    <w:semiHidden/>
    <w:rsid w:val="00F44FEF"/>
    <w:pPr>
      <w:spacing w:after="0" w:line="240" w:lineRule="auto"/>
    </w:pPr>
    <w:rPr>
      <w:rFonts w:ascii="Arial" w:hAnsi="Arial"/>
    </w:rPr>
  </w:style>
  <w:style w:type="paragraph" w:styleId="NormalWeb">
    <w:name w:val="Normal (Web)"/>
    <w:basedOn w:val="Normal"/>
    <w:uiPriority w:val="99"/>
    <w:semiHidden/>
    <w:unhideWhenUsed/>
    <w:rsid w:val="00C7433C"/>
    <w:pPr>
      <w:spacing w:before="100" w:beforeAutospacing="1" w:after="100" w:afterAutospacing="1"/>
    </w:pPr>
    <w:rPr>
      <w:lang w:val="fr-FR" w:eastAsia="fr-FR"/>
    </w:rPr>
  </w:style>
  <w:style w:type="paragraph" w:customStyle="1" w:styleId="paragraph">
    <w:name w:val="paragraph"/>
    <w:basedOn w:val="Normal"/>
    <w:rsid w:val="0010433C"/>
    <w:pPr>
      <w:spacing w:before="100" w:beforeAutospacing="1" w:after="100" w:afterAutospacing="1"/>
    </w:pPr>
    <w:rPr>
      <w:lang w:val="es-ES"/>
    </w:rPr>
  </w:style>
  <w:style w:type="character" w:customStyle="1" w:styleId="normaltextrun">
    <w:name w:val="normaltextrun"/>
    <w:basedOn w:val="Fuentedeprrafopredeter"/>
    <w:rsid w:val="0010433C"/>
  </w:style>
  <w:style w:type="character" w:customStyle="1" w:styleId="eop">
    <w:name w:val="eop"/>
    <w:basedOn w:val="Fuentedeprrafopredeter"/>
    <w:rsid w:val="0010433C"/>
  </w:style>
  <w:style w:type="character" w:customStyle="1" w:styleId="tl8wme">
    <w:name w:val="tl8wme"/>
    <w:basedOn w:val="Fuentedeprrafopredeter"/>
    <w:rsid w:val="00CB2315"/>
  </w:style>
  <w:style w:type="character" w:styleId="Mencinsinresolver">
    <w:name w:val="Unresolved Mention"/>
    <w:basedOn w:val="Fuentedeprrafopredeter"/>
    <w:uiPriority w:val="99"/>
    <w:semiHidden/>
    <w:unhideWhenUsed/>
    <w:rsid w:val="00A755EF"/>
    <w:rPr>
      <w:color w:val="605E5C"/>
      <w:shd w:val="clear" w:color="auto" w:fill="E1DFDD"/>
    </w:rPr>
  </w:style>
  <w:style w:type="character" w:styleId="Hipervnculovisitado">
    <w:name w:val="FollowedHyperlink"/>
    <w:basedOn w:val="Fuentedeprrafopredeter"/>
    <w:uiPriority w:val="99"/>
    <w:semiHidden/>
    <w:unhideWhenUsed/>
    <w:rsid w:val="00AB29E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144111">
      <w:bodyDiv w:val="1"/>
      <w:marLeft w:val="0"/>
      <w:marRight w:val="0"/>
      <w:marTop w:val="0"/>
      <w:marBottom w:val="0"/>
      <w:divBdr>
        <w:top w:val="none" w:sz="0" w:space="0" w:color="auto"/>
        <w:left w:val="none" w:sz="0" w:space="0" w:color="auto"/>
        <w:bottom w:val="none" w:sz="0" w:space="0" w:color="auto"/>
        <w:right w:val="none" w:sz="0" w:space="0" w:color="auto"/>
      </w:divBdr>
    </w:div>
    <w:div w:id="53430153">
      <w:bodyDiv w:val="1"/>
      <w:marLeft w:val="0"/>
      <w:marRight w:val="0"/>
      <w:marTop w:val="0"/>
      <w:marBottom w:val="0"/>
      <w:divBdr>
        <w:top w:val="none" w:sz="0" w:space="0" w:color="auto"/>
        <w:left w:val="none" w:sz="0" w:space="0" w:color="auto"/>
        <w:bottom w:val="none" w:sz="0" w:space="0" w:color="auto"/>
        <w:right w:val="none" w:sz="0" w:space="0" w:color="auto"/>
      </w:divBdr>
    </w:div>
    <w:div w:id="76098070">
      <w:bodyDiv w:val="1"/>
      <w:marLeft w:val="0"/>
      <w:marRight w:val="0"/>
      <w:marTop w:val="0"/>
      <w:marBottom w:val="0"/>
      <w:divBdr>
        <w:top w:val="none" w:sz="0" w:space="0" w:color="auto"/>
        <w:left w:val="none" w:sz="0" w:space="0" w:color="auto"/>
        <w:bottom w:val="none" w:sz="0" w:space="0" w:color="auto"/>
        <w:right w:val="none" w:sz="0" w:space="0" w:color="auto"/>
      </w:divBdr>
    </w:div>
    <w:div w:id="267279647">
      <w:bodyDiv w:val="1"/>
      <w:marLeft w:val="0"/>
      <w:marRight w:val="0"/>
      <w:marTop w:val="0"/>
      <w:marBottom w:val="0"/>
      <w:divBdr>
        <w:top w:val="none" w:sz="0" w:space="0" w:color="auto"/>
        <w:left w:val="none" w:sz="0" w:space="0" w:color="auto"/>
        <w:bottom w:val="none" w:sz="0" w:space="0" w:color="auto"/>
        <w:right w:val="none" w:sz="0" w:space="0" w:color="auto"/>
      </w:divBdr>
    </w:div>
    <w:div w:id="279803117">
      <w:bodyDiv w:val="1"/>
      <w:marLeft w:val="0"/>
      <w:marRight w:val="0"/>
      <w:marTop w:val="0"/>
      <w:marBottom w:val="0"/>
      <w:divBdr>
        <w:top w:val="none" w:sz="0" w:space="0" w:color="auto"/>
        <w:left w:val="none" w:sz="0" w:space="0" w:color="auto"/>
        <w:bottom w:val="none" w:sz="0" w:space="0" w:color="auto"/>
        <w:right w:val="none" w:sz="0" w:space="0" w:color="auto"/>
      </w:divBdr>
    </w:div>
    <w:div w:id="480658201">
      <w:bodyDiv w:val="1"/>
      <w:marLeft w:val="0"/>
      <w:marRight w:val="0"/>
      <w:marTop w:val="0"/>
      <w:marBottom w:val="0"/>
      <w:divBdr>
        <w:top w:val="none" w:sz="0" w:space="0" w:color="auto"/>
        <w:left w:val="none" w:sz="0" w:space="0" w:color="auto"/>
        <w:bottom w:val="none" w:sz="0" w:space="0" w:color="auto"/>
        <w:right w:val="none" w:sz="0" w:space="0" w:color="auto"/>
      </w:divBdr>
    </w:div>
    <w:div w:id="543636330">
      <w:bodyDiv w:val="1"/>
      <w:marLeft w:val="0"/>
      <w:marRight w:val="0"/>
      <w:marTop w:val="0"/>
      <w:marBottom w:val="0"/>
      <w:divBdr>
        <w:top w:val="none" w:sz="0" w:space="0" w:color="auto"/>
        <w:left w:val="none" w:sz="0" w:space="0" w:color="auto"/>
        <w:bottom w:val="none" w:sz="0" w:space="0" w:color="auto"/>
        <w:right w:val="none" w:sz="0" w:space="0" w:color="auto"/>
      </w:divBdr>
    </w:div>
    <w:div w:id="607741225">
      <w:bodyDiv w:val="1"/>
      <w:marLeft w:val="0"/>
      <w:marRight w:val="0"/>
      <w:marTop w:val="0"/>
      <w:marBottom w:val="0"/>
      <w:divBdr>
        <w:top w:val="none" w:sz="0" w:space="0" w:color="auto"/>
        <w:left w:val="none" w:sz="0" w:space="0" w:color="auto"/>
        <w:bottom w:val="none" w:sz="0" w:space="0" w:color="auto"/>
        <w:right w:val="none" w:sz="0" w:space="0" w:color="auto"/>
      </w:divBdr>
      <w:divsChild>
        <w:div w:id="298195013">
          <w:marLeft w:val="0"/>
          <w:marRight w:val="0"/>
          <w:marTop w:val="0"/>
          <w:marBottom w:val="0"/>
          <w:divBdr>
            <w:top w:val="none" w:sz="0" w:space="0" w:color="auto"/>
            <w:left w:val="none" w:sz="0" w:space="0" w:color="auto"/>
            <w:bottom w:val="none" w:sz="0" w:space="0" w:color="auto"/>
            <w:right w:val="none" w:sz="0" w:space="0" w:color="auto"/>
          </w:divBdr>
        </w:div>
      </w:divsChild>
    </w:div>
    <w:div w:id="625619527">
      <w:bodyDiv w:val="1"/>
      <w:marLeft w:val="0"/>
      <w:marRight w:val="0"/>
      <w:marTop w:val="0"/>
      <w:marBottom w:val="0"/>
      <w:divBdr>
        <w:top w:val="none" w:sz="0" w:space="0" w:color="auto"/>
        <w:left w:val="none" w:sz="0" w:space="0" w:color="auto"/>
        <w:bottom w:val="none" w:sz="0" w:space="0" w:color="auto"/>
        <w:right w:val="none" w:sz="0" w:space="0" w:color="auto"/>
      </w:divBdr>
    </w:div>
    <w:div w:id="656616301">
      <w:bodyDiv w:val="1"/>
      <w:marLeft w:val="0"/>
      <w:marRight w:val="0"/>
      <w:marTop w:val="0"/>
      <w:marBottom w:val="0"/>
      <w:divBdr>
        <w:top w:val="none" w:sz="0" w:space="0" w:color="auto"/>
        <w:left w:val="none" w:sz="0" w:space="0" w:color="auto"/>
        <w:bottom w:val="none" w:sz="0" w:space="0" w:color="auto"/>
        <w:right w:val="none" w:sz="0" w:space="0" w:color="auto"/>
      </w:divBdr>
    </w:div>
    <w:div w:id="663046217">
      <w:bodyDiv w:val="1"/>
      <w:marLeft w:val="0"/>
      <w:marRight w:val="0"/>
      <w:marTop w:val="0"/>
      <w:marBottom w:val="0"/>
      <w:divBdr>
        <w:top w:val="none" w:sz="0" w:space="0" w:color="auto"/>
        <w:left w:val="none" w:sz="0" w:space="0" w:color="auto"/>
        <w:bottom w:val="none" w:sz="0" w:space="0" w:color="auto"/>
        <w:right w:val="none" w:sz="0" w:space="0" w:color="auto"/>
      </w:divBdr>
    </w:div>
    <w:div w:id="715160227">
      <w:bodyDiv w:val="1"/>
      <w:marLeft w:val="0"/>
      <w:marRight w:val="0"/>
      <w:marTop w:val="0"/>
      <w:marBottom w:val="0"/>
      <w:divBdr>
        <w:top w:val="none" w:sz="0" w:space="0" w:color="auto"/>
        <w:left w:val="none" w:sz="0" w:space="0" w:color="auto"/>
        <w:bottom w:val="none" w:sz="0" w:space="0" w:color="auto"/>
        <w:right w:val="none" w:sz="0" w:space="0" w:color="auto"/>
      </w:divBdr>
    </w:div>
    <w:div w:id="736897432">
      <w:bodyDiv w:val="1"/>
      <w:marLeft w:val="0"/>
      <w:marRight w:val="0"/>
      <w:marTop w:val="0"/>
      <w:marBottom w:val="0"/>
      <w:divBdr>
        <w:top w:val="none" w:sz="0" w:space="0" w:color="auto"/>
        <w:left w:val="none" w:sz="0" w:space="0" w:color="auto"/>
        <w:bottom w:val="none" w:sz="0" w:space="0" w:color="auto"/>
        <w:right w:val="none" w:sz="0" w:space="0" w:color="auto"/>
      </w:divBdr>
      <w:divsChild>
        <w:div w:id="513879450">
          <w:marLeft w:val="0"/>
          <w:marRight w:val="0"/>
          <w:marTop w:val="0"/>
          <w:marBottom w:val="0"/>
          <w:divBdr>
            <w:top w:val="none" w:sz="0" w:space="0" w:color="auto"/>
            <w:left w:val="none" w:sz="0" w:space="0" w:color="auto"/>
            <w:bottom w:val="none" w:sz="0" w:space="0" w:color="auto"/>
            <w:right w:val="none" w:sz="0" w:space="0" w:color="auto"/>
          </w:divBdr>
        </w:div>
        <w:div w:id="2126462960">
          <w:marLeft w:val="0"/>
          <w:marRight w:val="0"/>
          <w:marTop w:val="0"/>
          <w:marBottom w:val="0"/>
          <w:divBdr>
            <w:top w:val="none" w:sz="0" w:space="0" w:color="auto"/>
            <w:left w:val="none" w:sz="0" w:space="0" w:color="auto"/>
            <w:bottom w:val="none" w:sz="0" w:space="0" w:color="auto"/>
            <w:right w:val="none" w:sz="0" w:space="0" w:color="auto"/>
          </w:divBdr>
        </w:div>
        <w:div w:id="1991245835">
          <w:marLeft w:val="0"/>
          <w:marRight w:val="0"/>
          <w:marTop w:val="0"/>
          <w:marBottom w:val="0"/>
          <w:divBdr>
            <w:top w:val="none" w:sz="0" w:space="0" w:color="auto"/>
            <w:left w:val="none" w:sz="0" w:space="0" w:color="auto"/>
            <w:bottom w:val="none" w:sz="0" w:space="0" w:color="auto"/>
            <w:right w:val="none" w:sz="0" w:space="0" w:color="auto"/>
          </w:divBdr>
        </w:div>
        <w:div w:id="616062743">
          <w:marLeft w:val="0"/>
          <w:marRight w:val="0"/>
          <w:marTop w:val="0"/>
          <w:marBottom w:val="0"/>
          <w:divBdr>
            <w:top w:val="none" w:sz="0" w:space="0" w:color="auto"/>
            <w:left w:val="none" w:sz="0" w:space="0" w:color="auto"/>
            <w:bottom w:val="none" w:sz="0" w:space="0" w:color="auto"/>
            <w:right w:val="none" w:sz="0" w:space="0" w:color="auto"/>
          </w:divBdr>
        </w:div>
      </w:divsChild>
    </w:div>
    <w:div w:id="759109082">
      <w:bodyDiv w:val="1"/>
      <w:marLeft w:val="0"/>
      <w:marRight w:val="0"/>
      <w:marTop w:val="0"/>
      <w:marBottom w:val="0"/>
      <w:divBdr>
        <w:top w:val="none" w:sz="0" w:space="0" w:color="auto"/>
        <w:left w:val="none" w:sz="0" w:space="0" w:color="auto"/>
        <w:bottom w:val="none" w:sz="0" w:space="0" w:color="auto"/>
        <w:right w:val="none" w:sz="0" w:space="0" w:color="auto"/>
      </w:divBdr>
    </w:div>
    <w:div w:id="774401634">
      <w:bodyDiv w:val="1"/>
      <w:marLeft w:val="0"/>
      <w:marRight w:val="0"/>
      <w:marTop w:val="0"/>
      <w:marBottom w:val="0"/>
      <w:divBdr>
        <w:top w:val="none" w:sz="0" w:space="0" w:color="auto"/>
        <w:left w:val="none" w:sz="0" w:space="0" w:color="auto"/>
        <w:bottom w:val="none" w:sz="0" w:space="0" w:color="auto"/>
        <w:right w:val="none" w:sz="0" w:space="0" w:color="auto"/>
      </w:divBdr>
    </w:div>
    <w:div w:id="793014745">
      <w:bodyDiv w:val="1"/>
      <w:marLeft w:val="0"/>
      <w:marRight w:val="0"/>
      <w:marTop w:val="0"/>
      <w:marBottom w:val="0"/>
      <w:divBdr>
        <w:top w:val="none" w:sz="0" w:space="0" w:color="auto"/>
        <w:left w:val="none" w:sz="0" w:space="0" w:color="auto"/>
        <w:bottom w:val="none" w:sz="0" w:space="0" w:color="auto"/>
        <w:right w:val="none" w:sz="0" w:space="0" w:color="auto"/>
      </w:divBdr>
    </w:div>
    <w:div w:id="951518386">
      <w:bodyDiv w:val="1"/>
      <w:marLeft w:val="0"/>
      <w:marRight w:val="0"/>
      <w:marTop w:val="0"/>
      <w:marBottom w:val="0"/>
      <w:divBdr>
        <w:top w:val="none" w:sz="0" w:space="0" w:color="auto"/>
        <w:left w:val="none" w:sz="0" w:space="0" w:color="auto"/>
        <w:bottom w:val="none" w:sz="0" w:space="0" w:color="auto"/>
        <w:right w:val="none" w:sz="0" w:space="0" w:color="auto"/>
      </w:divBdr>
    </w:div>
    <w:div w:id="1030423984">
      <w:bodyDiv w:val="1"/>
      <w:marLeft w:val="0"/>
      <w:marRight w:val="0"/>
      <w:marTop w:val="0"/>
      <w:marBottom w:val="0"/>
      <w:divBdr>
        <w:top w:val="none" w:sz="0" w:space="0" w:color="auto"/>
        <w:left w:val="none" w:sz="0" w:space="0" w:color="auto"/>
        <w:bottom w:val="none" w:sz="0" w:space="0" w:color="auto"/>
        <w:right w:val="none" w:sz="0" w:space="0" w:color="auto"/>
      </w:divBdr>
    </w:div>
    <w:div w:id="1078212873">
      <w:bodyDiv w:val="1"/>
      <w:marLeft w:val="0"/>
      <w:marRight w:val="0"/>
      <w:marTop w:val="0"/>
      <w:marBottom w:val="0"/>
      <w:divBdr>
        <w:top w:val="none" w:sz="0" w:space="0" w:color="auto"/>
        <w:left w:val="none" w:sz="0" w:space="0" w:color="auto"/>
        <w:bottom w:val="none" w:sz="0" w:space="0" w:color="auto"/>
        <w:right w:val="none" w:sz="0" w:space="0" w:color="auto"/>
      </w:divBdr>
    </w:div>
    <w:div w:id="1249584493">
      <w:bodyDiv w:val="1"/>
      <w:marLeft w:val="0"/>
      <w:marRight w:val="0"/>
      <w:marTop w:val="0"/>
      <w:marBottom w:val="0"/>
      <w:divBdr>
        <w:top w:val="none" w:sz="0" w:space="0" w:color="auto"/>
        <w:left w:val="none" w:sz="0" w:space="0" w:color="auto"/>
        <w:bottom w:val="none" w:sz="0" w:space="0" w:color="auto"/>
        <w:right w:val="none" w:sz="0" w:space="0" w:color="auto"/>
      </w:divBdr>
    </w:div>
    <w:div w:id="1299723480">
      <w:bodyDiv w:val="1"/>
      <w:marLeft w:val="0"/>
      <w:marRight w:val="0"/>
      <w:marTop w:val="0"/>
      <w:marBottom w:val="0"/>
      <w:divBdr>
        <w:top w:val="none" w:sz="0" w:space="0" w:color="auto"/>
        <w:left w:val="none" w:sz="0" w:space="0" w:color="auto"/>
        <w:bottom w:val="none" w:sz="0" w:space="0" w:color="auto"/>
        <w:right w:val="none" w:sz="0" w:space="0" w:color="auto"/>
      </w:divBdr>
    </w:div>
    <w:div w:id="1391422127">
      <w:bodyDiv w:val="1"/>
      <w:marLeft w:val="0"/>
      <w:marRight w:val="0"/>
      <w:marTop w:val="0"/>
      <w:marBottom w:val="0"/>
      <w:divBdr>
        <w:top w:val="none" w:sz="0" w:space="0" w:color="auto"/>
        <w:left w:val="none" w:sz="0" w:space="0" w:color="auto"/>
        <w:bottom w:val="none" w:sz="0" w:space="0" w:color="auto"/>
        <w:right w:val="none" w:sz="0" w:space="0" w:color="auto"/>
      </w:divBdr>
    </w:div>
    <w:div w:id="1430932925">
      <w:bodyDiv w:val="1"/>
      <w:marLeft w:val="0"/>
      <w:marRight w:val="0"/>
      <w:marTop w:val="0"/>
      <w:marBottom w:val="0"/>
      <w:divBdr>
        <w:top w:val="none" w:sz="0" w:space="0" w:color="auto"/>
        <w:left w:val="none" w:sz="0" w:space="0" w:color="auto"/>
        <w:bottom w:val="none" w:sz="0" w:space="0" w:color="auto"/>
        <w:right w:val="none" w:sz="0" w:space="0" w:color="auto"/>
      </w:divBdr>
    </w:div>
    <w:div w:id="1547914135">
      <w:bodyDiv w:val="1"/>
      <w:marLeft w:val="0"/>
      <w:marRight w:val="0"/>
      <w:marTop w:val="0"/>
      <w:marBottom w:val="0"/>
      <w:divBdr>
        <w:top w:val="none" w:sz="0" w:space="0" w:color="auto"/>
        <w:left w:val="none" w:sz="0" w:space="0" w:color="auto"/>
        <w:bottom w:val="none" w:sz="0" w:space="0" w:color="auto"/>
        <w:right w:val="none" w:sz="0" w:space="0" w:color="auto"/>
      </w:divBdr>
    </w:div>
    <w:div w:id="1588029784">
      <w:bodyDiv w:val="1"/>
      <w:marLeft w:val="0"/>
      <w:marRight w:val="0"/>
      <w:marTop w:val="0"/>
      <w:marBottom w:val="0"/>
      <w:divBdr>
        <w:top w:val="none" w:sz="0" w:space="0" w:color="auto"/>
        <w:left w:val="none" w:sz="0" w:space="0" w:color="auto"/>
        <w:bottom w:val="none" w:sz="0" w:space="0" w:color="auto"/>
        <w:right w:val="none" w:sz="0" w:space="0" w:color="auto"/>
      </w:divBdr>
    </w:div>
    <w:div w:id="1608583716">
      <w:bodyDiv w:val="1"/>
      <w:marLeft w:val="0"/>
      <w:marRight w:val="0"/>
      <w:marTop w:val="0"/>
      <w:marBottom w:val="0"/>
      <w:divBdr>
        <w:top w:val="none" w:sz="0" w:space="0" w:color="auto"/>
        <w:left w:val="none" w:sz="0" w:space="0" w:color="auto"/>
        <w:bottom w:val="none" w:sz="0" w:space="0" w:color="auto"/>
        <w:right w:val="none" w:sz="0" w:space="0" w:color="auto"/>
      </w:divBdr>
    </w:div>
    <w:div w:id="1962298140">
      <w:bodyDiv w:val="1"/>
      <w:marLeft w:val="0"/>
      <w:marRight w:val="0"/>
      <w:marTop w:val="0"/>
      <w:marBottom w:val="0"/>
      <w:divBdr>
        <w:top w:val="none" w:sz="0" w:space="0" w:color="auto"/>
        <w:left w:val="none" w:sz="0" w:space="0" w:color="auto"/>
        <w:bottom w:val="none" w:sz="0" w:space="0" w:color="auto"/>
        <w:right w:val="none" w:sz="0" w:space="0" w:color="auto"/>
      </w:divBdr>
    </w:div>
    <w:div w:id="1976834661">
      <w:bodyDiv w:val="1"/>
      <w:marLeft w:val="0"/>
      <w:marRight w:val="0"/>
      <w:marTop w:val="0"/>
      <w:marBottom w:val="0"/>
      <w:divBdr>
        <w:top w:val="none" w:sz="0" w:space="0" w:color="auto"/>
        <w:left w:val="none" w:sz="0" w:space="0" w:color="auto"/>
        <w:bottom w:val="none" w:sz="0" w:space="0" w:color="auto"/>
        <w:right w:val="none" w:sz="0" w:space="0" w:color="auto"/>
      </w:divBdr>
    </w:div>
    <w:div w:id="2010597118">
      <w:bodyDiv w:val="1"/>
      <w:marLeft w:val="0"/>
      <w:marRight w:val="0"/>
      <w:marTop w:val="0"/>
      <w:marBottom w:val="0"/>
      <w:divBdr>
        <w:top w:val="none" w:sz="0" w:space="0" w:color="auto"/>
        <w:left w:val="none" w:sz="0" w:space="0" w:color="auto"/>
        <w:bottom w:val="none" w:sz="0" w:space="0" w:color="auto"/>
        <w:right w:val="none" w:sz="0" w:space="0" w:color="auto"/>
      </w:divBdr>
    </w:div>
    <w:div w:id="2054691553">
      <w:bodyDiv w:val="1"/>
      <w:marLeft w:val="0"/>
      <w:marRight w:val="0"/>
      <w:marTop w:val="0"/>
      <w:marBottom w:val="0"/>
      <w:divBdr>
        <w:top w:val="none" w:sz="0" w:space="0" w:color="auto"/>
        <w:left w:val="none" w:sz="0" w:space="0" w:color="auto"/>
        <w:bottom w:val="none" w:sz="0" w:space="0" w:color="auto"/>
        <w:right w:val="none" w:sz="0" w:space="0" w:color="auto"/>
      </w:divBdr>
    </w:div>
    <w:div w:id="21451537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microsoft.com/office/2011/relationships/commentsExtended" Target="commentsExtended.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customXml" Target="../customXml/item3.xml"/><Relationship Id="rId21" Type="http://schemas.openxmlformats.org/officeDocument/2006/relationships/image" Target="media/image8.png"/><Relationship Id="rId7" Type="http://schemas.openxmlformats.org/officeDocument/2006/relationships/settings" Target="settings.xml"/><Relationship Id="rId12" Type="http://schemas.openxmlformats.org/officeDocument/2006/relationships/comments" Target="comments.xml"/><Relationship Id="rId17" Type="http://schemas.openxmlformats.org/officeDocument/2006/relationships/image" Target="media/image4.png"/><Relationship Id="rId25" Type="http://schemas.openxmlformats.org/officeDocument/2006/relationships/image" Target="media/image12.png"/><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1.png"/><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6/09/relationships/commentsIds" Target="commentsIds.xml"/><Relationship Id="rId22" Type="http://schemas.openxmlformats.org/officeDocument/2006/relationships/image" Target="media/image9.png"/><Relationship Id="rId27" Type="http://schemas.openxmlformats.org/officeDocument/2006/relationships/header" Target="header1.xml"/><Relationship Id="rId30"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75C43287C738A440A27062765D74F9D0" ma:contentTypeVersion="10" ma:contentTypeDescription="Create a new document." ma:contentTypeScope="" ma:versionID="b56ca3ebab0c508a22f6051f1a9c7be0">
  <xsd:schema xmlns:xsd="http://www.w3.org/2001/XMLSchema" xmlns:xs="http://www.w3.org/2001/XMLSchema" xmlns:p="http://schemas.microsoft.com/office/2006/metadata/properties" xmlns:ns2="f5d0ad17-608e-4481-ad3a-7f0ebebcbd19" xmlns:ns3="0ee0ef0c-aa30-4780-a8fa-36d322237125" targetNamespace="http://schemas.microsoft.com/office/2006/metadata/properties" ma:root="true" ma:fieldsID="4ec24b4c66a07c81c74c79a2a7927c4f" ns2:_="" ns3:_="">
    <xsd:import namespace="f5d0ad17-608e-4481-ad3a-7f0ebebcbd19"/>
    <xsd:import namespace="0ee0ef0c-aa30-4780-a8fa-36d322237125"/>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5d0ad17-608e-4481-ad3a-7f0ebebcbd1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0ee0ef0c-aa30-4780-a8fa-36d322237125"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23EACB-5496-4046-A47A-54206E19D490}">
  <ds:schemaRefs>
    <ds:schemaRef ds:uri="http://schemas.microsoft.com/sharepoint/v3/contenttype/forms"/>
  </ds:schemaRefs>
</ds:datastoreItem>
</file>

<file path=customXml/itemProps2.xml><?xml version="1.0" encoding="utf-8"?>
<ds:datastoreItem xmlns:ds="http://schemas.openxmlformats.org/officeDocument/2006/customXml" ds:itemID="{D960A3BA-5ADD-4262-A641-7CFBF130163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5d0ad17-608e-4481-ad3a-7f0ebebcbd19"/>
    <ds:schemaRef ds:uri="0ee0ef0c-aa30-4780-a8fa-36d32223712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CC08AFC-8121-4E7D-AFC5-442FEAF65B8D}">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35031EC6-9DFA-0B40-85B8-64F9270C15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282</TotalTime>
  <Pages>13</Pages>
  <Words>3218</Words>
  <Characters>17702</Characters>
  <Application>Microsoft Office Word</Application>
  <DocSecurity>0</DocSecurity>
  <Lines>147</Lines>
  <Paragraphs>41</Paragraphs>
  <ScaleCrop>false</ScaleCrop>
  <HeadingPairs>
    <vt:vector size="8" baseType="variant">
      <vt:variant>
        <vt:lpstr>Título</vt:lpstr>
      </vt:variant>
      <vt:variant>
        <vt:i4>1</vt:i4>
      </vt:variant>
      <vt:variant>
        <vt:lpstr>Titre</vt:lpstr>
      </vt:variant>
      <vt:variant>
        <vt:i4>1</vt:i4>
      </vt:variant>
      <vt:variant>
        <vt:lpstr>Titel</vt:lpstr>
      </vt:variant>
      <vt:variant>
        <vt:i4>1</vt:i4>
      </vt:variant>
      <vt:variant>
        <vt:lpstr>Title</vt:lpstr>
      </vt:variant>
      <vt:variant>
        <vt:i4>1</vt:i4>
      </vt:variant>
    </vt:vector>
  </HeadingPairs>
  <TitlesOfParts>
    <vt:vector size="4" baseType="lpstr">
      <vt:lpstr/>
      <vt:lpstr/>
      <vt:lpstr/>
      <vt:lpstr/>
    </vt:vector>
  </TitlesOfParts>
  <Company>BSH</Company>
  <LinksUpToDate>false</LinksUpToDate>
  <CharactersWithSpaces>20879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Tonani, Marina</dc:creator>
  <cp:lastModifiedBy>Microsoft Office User</cp:lastModifiedBy>
  <cp:revision>27</cp:revision>
  <dcterms:created xsi:type="dcterms:W3CDTF">2020-06-12T09:32:00Z</dcterms:created>
  <dcterms:modified xsi:type="dcterms:W3CDTF">2020-06-15T17:32:00Z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0x01010075C43287C738A440A27062765D74F9D0</vt:lpwstr>
  </property>
  <property fmtid="{D5CDD505-2E9C-101B-9397-08002B2CF9AE}" pid="3" name="ComplianceAssetId">
    <vt:lpwstr/>
  </property>
  <property fmtid="{D5CDD505-2E9C-101B-9397-08002B2CF9AE}" pid="4" name="ISO Standard">
    <vt:lpwstr/>
  </property>
</Properties>
</file>